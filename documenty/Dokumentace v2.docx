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body>
    <w:p xmlns:wp14="http://schemas.microsoft.com/office/word/2010/wordml" w:rsidR="00242980" w:rsidP="004A72AC" w:rsidRDefault="00242980" w14:paraId="44CB7818" wp14:textId="77777777">
      <w:pPr>
        <w:pStyle w:val="Nadpis1"/>
      </w:pPr>
      <w:r>
        <w:t>Základní rozvržení stránky</w:t>
      </w:r>
    </w:p>
    <w:p xmlns:wp14="http://schemas.microsoft.com/office/word/2010/wordml" w:rsidRPr="00242980" w:rsidR="00242980" w:rsidRDefault="00242980" w14:paraId="28CF59DE" wp14:textId="77777777">
      <w:r w:rsidRPr="00242980">
        <w:t>Každá stránka projektu se skládá ze 3 částí:</w:t>
      </w:r>
    </w:p>
    <w:p xmlns:wp14="http://schemas.microsoft.com/office/word/2010/wordml" w:rsidR="00242980" w:rsidRDefault="00242980" w14:paraId="6B31EA77" wp14:textId="3AABB466">
      <w:r w:rsidRPr="4C59ECB4" w:rsidR="00242980">
        <w:rPr>
          <w:b w:val="1"/>
          <w:bCs w:val="1"/>
        </w:rPr>
        <w:t>Hlavička</w:t>
      </w:r>
      <w:r w:rsidR="00242980">
        <w:rPr/>
        <w:t xml:space="preserve"> – jednotná pro všechny stránky, v levé části logo časopisu, odkazy na stránku O nás</w:t>
      </w:r>
      <w:ins w:author="Tomáš Trégl" w:date="2024-11-05T09:21:19.393Z" w:id="1443244156">
        <w:r w:rsidR="38A9934D">
          <w:t>*</w:t>
        </w:r>
      </w:ins>
      <w:r w:rsidR="00242980">
        <w:rPr/>
        <w:t xml:space="preserve"> a na stránku s jednotlivými čísly časopisu (Edice). Ve střední části je vyhledávací pole</w:t>
      </w:r>
      <w:ins w:author="Tomáš Trégl" w:date="2024-11-05T09:21:25.338Z" w:id="1306684605">
        <w:r w:rsidR="15C279B0">
          <w:t>*</w:t>
        </w:r>
      </w:ins>
      <w:r w:rsidR="00242980">
        <w:rPr/>
        <w:t xml:space="preserve"> (pozn. </w:t>
      </w:r>
      <w:ins w:author="Tomáš Trégl" w:date="2024-11-05T09:21:29.506Z" w:id="23552797">
        <w:r w:rsidR="2CFD5ECB">
          <w:t>*=</w:t>
        </w:r>
      </w:ins>
      <w:r w:rsidR="00A444E6">
        <w:rPr/>
        <w:t>m</w:t>
      </w:r>
      <w:r w:rsidR="00242980">
        <w:rPr/>
        <w:t>omentálně není funkční – 1. sprint) V pravé části jsou odkazy pro přihlášení a pro registraci.</w:t>
      </w:r>
    </w:p>
    <w:p xmlns:wp14="http://schemas.microsoft.com/office/word/2010/wordml" w:rsidR="00242980" w:rsidRDefault="00242980" w14:paraId="7D680949" wp14:textId="77777777">
      <w:r w:rsidRPr="00242980">
        <w:rPr>
          <w:b/>
        </w:rPr>
        <w:t>Hlavní část</w:t>
      </w:r>
      <w:r>
        <w:t xml:space="preserve"> – různá pro každou stránku. Popsáno v samostatných sekcích.</w:t>
      </w:r>
    </w:p>
    <w:p xmlns:wp14="http://schemas.microsoft.com/office/word/2010/wordml" w:rsidR="00242980" w:rsidRDefault="00242980" w14:paraId="1382FA10" wp14:textId="77777777">
      <w:r w:rsidRPr="00242980">
        <w:rPr>
          <w:b/>
        </w:rPr>
        <w:t>Patička</w:t>
      </w:r>
      <w:r>
        <w:t xml:space="preserve"> – obsahuje informaci o tom, že jde o školní projekt, nikoliv reálné stránky časopisu.</w:t>
      </w:r>
    </w:p>
    <w:p xmlns:wp14="http://schemas.microsoft.com/office/word/2010/wordml" w:rsidR="005A7FFA" w:rsidP="004A72AC" w:rsidRDefault="00C260E5" w14:paraId="41752711" wp14:textId="77777777">
      <w:pPr>
        <w:pStyle w:val="Nadpis2"/>
      </w:pPr>
      <w:r>
        <w:t>Index</w:t>
      </w:r>
    </w:p>
    <w:p xmlns:wp14="http://schemas.microsoft.com/office/word/2010/wordml" w:rsidRPr="004A72AC" w:rsidR="004A72AC" w:rsidP="004A72AC" w:rsidRDefault="004A72AC" w14:paraId="672A6659" wp14:textId="77777777">
      <w:r w:rsidRPr="00242980">
        <w:drawing>
          <wp:inline xmlns:wp14="http://schemas.microsoft.com/office/word/2010/wordprocessingDrawing" distT="0" distB="0" distL="0" distR="0" wp14:anchorId="6CB225EA" wp14:editId="09657F24">
            <wp:extent cx="5760720" cy="280797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A72AC" w:rsidRDefault="00C260E5" w14:paraId="76384730" wp14:textId="77777777">
      <w:r>
        <w:t xml:space="preserve">Úvodní stránka, je-li bez parametru, zobrazuje aktuální vydání časopisu. </w:t>
      </w:r>
      <w:r w:rsidR="004A72AC">
        <w:t>Je-li zavolána s parametrem, zobrazí odpovídající vydání.</w:t>
      </w:r>
    </w:p>
    <w:p xmlns:wp14="http://schemas.microsoft.com/office/word/2010/wordml" w:rsidR="00C260E5" w:rsidRDefault="00C260E5" w14:paraId="1B275F3F" wp14:textId="2B4EA92E">
      <w:pPr>
        <w:rPr>
          <w:color w:val="FF0000"/>
        </w:rPr>
      </w:pPr>
      <w:r w:rsidR="00C260E5">
        <w:rPr/>
        <w:t xml:space="preserve">V horní části Název vydání, Redaktora, Datum vydání a </w:t>
      </w:r>
      <w:r w:rsidR="00F62A73">
        <w:rPr/>
        <w:t>Popisek k vydání.</w:t>
      </w:r>
      <w:ins w:author="Tomáš Trégl" w:date="2024-11-05T09:21:52.228Z" w:id="586743444">
        <w:r w:rsidR="73DA52BA">
          <w:t xml:space="preserve"> (</w:t>
        </w:r>
      </w:ins>
      <w:ins w:author="Tomáš Trégl" w:date="2024-11-05T09:25:41.457Z" w:id="589752513">
        <w:r w:rsidR="25C32EDC">
          <w:t xml:space="preserve">* </w:t>
        </w:r>
      </w:ins>
      <w:ins w:author="Tomáš Trégl" w:date="2024-11-05T09:21:52.228Z" w:id="1807001534">
        <w:r w:rsidR="73DA52BA">
          <w:t>Obrázek?)</w:t>
        </w:r>
      </w:ins>
    </w:p>
    <w:p xmlns:wp14="http://schemas.microsoft.com/office/word/2010/wordml" w:rsidR="004A72AC" w:rsidP="004A72AC" w:rsidRDefault="004A72AC" w14:paraId="4164E871" wp14:textId="77777777">
      <w:r w:rsidRPr="00F635B1">
        <w:t>Níže je náhled karet jednotlivých článků</w:t>
      </w:r>
      <w:r>
        <w:t xml:space="preserve">. Každá obsahuje </w:t>
      </w:r>
      <w:r w:rsidR="00A444E6">
        <w:t>O</w:t>
      </w:r>
      <w:r>
        <w:t xml:space="preserve">brázek, </w:t>
      </w:r>
      <w:r w:rsidR="00A444E6">
        <w:t>N</w:t>
      </w:r>
      <w:r>
        <w:t xml:space="preserve">ázev článku, </w:t>
      </w:r>
      <w:r w:rsidR="00A444E6">
        <w:t>A</w:t>
      </w:r>
      <w:r>
        <w:t xml:space="preserve">utora, </w:t>
      </w:r>
      <w:r w:rsidR="00A444E6">
        <w:t>D</w:t>
      </w:r>
      <w:r>
        <w:t xml:space="preserve">atum vydání a </w:t>
      </w:r>
      <w:r w:rsidR="00A444E6">
        <w:t>Z</w:t>
      </w:r>
      <w:r>
        <w:t>ačátek textu.</w:t>
      </w:r>
    </w:p>
    <w:p xmlns:wp14="http://schemas.microsoft.com/office/word/2010/wordml" w:rsidRPr="004A72AC" w:rsidR="004A72AC" w:rsidRDefault="004A72AC" w14:paraId="3F65FCBA" wp14:textId="77777777">
      <w:r w:rsidRPr="004A72AC">
        <w:t>Článek lze otevřít kliknutím na jeho obrázek nebo na text „více…“, který je v náhledu karty.</w:t>
      </w:r>
    </w:p>
    <w:p xmlns:wp14="http://schemas.microsoft.com/office/word/2010/wordml" w:rsidR="004A72AC" w:rsidP="004A72AC" w:rsidRDefault="004A72AC" w14:paraId="55281D5F" wp14:textId="77777777">
      <w:pPr>
        <w:pStyle w:val="Nadpis2"/>
      </w:pPr>
      <w:r>
        <w:t>Článek</w:t>
      </w:r>
    </w:p>
    <w:p xmlns:wp14="http://schemas.microsoft.com/office/word/2010/wordml" w:rsidRPr="004A72AC" w:rsidR="004A72AC" w:rsidP="004A72AC" w:rsidRDefault="004A72AC" w14:paraId="0A37501D" wp14:textId="77777777">
      <w:r w:rsidRPr="004A72AC">
        <w:drawing>
          <wp:inline xmlns:wp14="http://schemas.microsoft.com/office/word/2010/wordprocessingDrawing" distT="0" distB="0" distL="0" distR="0" wp14:anchorId="02B8F220" wp14:editId="0C2D7910">
            <wp:extent cx="5760720" cy="2839085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A72AC" w:rsidP="414A6B9F" w:rsidRDefault="004A72AC" w14:paraId="01EB2AA4" wp14:textId="33A039B4">
      <w:pPr>
        <w:pStyle w:val="Normln"/>
      </w:pPr>
      <w:r w:rsidR="004A72AC">
        <w:rPr/>
        <w:t>Stránka konkrétního článku je vždy s parametrem.</w:t>
      </w:r>
      <w:r w:rsidR="004A72AC">
        <w:rPr/>
        <w:t xml:space="preserve"> Článek </w:t>
      </w:r>
      <w:ins w:author="Tomáš Trégl" w:date="2024-11-05T09:22:55.829Z" w:id="507140469">
        <w:r w:rsidR="16B8A5F9">
          <w:t xml:space="preserve">je </w:t>
        </w:r>
        <w:r w:rsidR="16B8A5F9">
          <w:t>zo</w:t>
        </w:r>
        <w:r w:rsidR="16B8A5F9">
          <w:t>brazován</w:t>
        </w:r>
        <w:r w:rsidR="16B8A5F9">
          <w:t xml:space="preserve"> s přihlédnutím ke svému</w:t>
        </w:r>
      </w:ins>
      <w:ins w:author="Tomáš Trégl" w:date="2024-11-05T09:26:12.429Z" w:id="1422380887">
        <w:r w:rsidR="685FC4E1">
          <w:t xml:space="preserve"> v databázi </w:t>
        </w:r>
      </w:ins>
      <w:ins w:author="Tomáš Trégl" w:date="2024-11-05T09:22:55.829Z" w:id="1055989889">
        <w:r w:rsidR="16B8A5F9">
          <w:t xml:space="preserve">definovanému </w:t>
        </w:r>
        <w:r w:rsidR="16B8A5F9">
          <w:t>stavu - všichni</w:t>
        </w:r>
        <w:r w:rsidR="16B8A5F9">
          <w:t xml:space="preserve"> návštěvníci, včetně nepřihlášených </w:t>
        </w:r>
      </w:ins>
      <w:del w:author="Tomáš Trégl" w:date="2024-11-05T09:23:32.798Z" w:id="1702821770">
        <w:r w:rsidDel="004A72AC">
          <w:delText>může mít různý stav –</w:delText>
        </w:r>
      </w:del>
      <w:ins w:author="Tomáš Trégl" w:date="2024-11-05T09:23:32.819Z" w:id="219885217">
        <w:r w:rsidR="052C031C">
          <w:t xml:space="preserve"> mohou vidět</w:t>
        </w:r>
      </w:ins>
      <w:r w:rsidR="004A72AC">
        <w:rPr/>
        <w:t xml:space="preserve"> </w:t>
      </w:r>
      <w:ins w:author="Tomáš Trégl" w:date="2024-11-05T09:26:42.934Z" w:id="1538285372">
        <w:r w:rsidR="1F434AE4">
          <w:t xml:space="preserve">článek </w:t>
        </w:r>
      </w:ins>
      <w:r w:rsidR="004A72AC">
        <w:rPr/>
        <w:t xml:space="preserve">pouze </w:t>
      </w:r>
      <w:ins w:author="Tomáš Trégl" w:date="2024-11-05T09:26:47.47Z" w:id="1678639659">
        <w:r w:rsidR="0B69B347">
          <w:t xml:space="preserve">pokud je </w:t>
        </w:r>
      </w:ins>
      <w:ins w:author="Tomáš Trégl" w:date="2024-11-05T09:27:01.688Z" w:id="1877983536">
        <w:r w:rsidR="5659D5C7">
          <w:t>“</w:t>
        </w:r>
      </w:ins>
      <w:r w:rsidR="00A444E6">
        <w:rPr/>
        <w:t>P</w:t>
      </w:r>
      <w:r w:rsidR="004A72AC">
        <w:rPr/>
        <w:t>ublikovaný</w:t>
      </w:r>
      <w:del w:author="Tomáš Trégl" w:date="2024-11-05T09:26:58.342Z" w:id="999342886">
        <w:r w:rsidDel="004A72AC">
          <w:delText xml:space="preserve"> </w:delText>
        </w:r>
      </w:del>
      <w:ins w:author="Tomáš Trégl" w:date="2024-11-05T09:26:58.344Z" w:id="1335240186">
        <w:r w:rsidR="037E65E0">
          <w:t>“</w:t>
        </w:r>
      </w:ins>
      <w:del w:author="Tomáš Trégl" w:date="2024-11-05T09:26:52.118Z" w:id="640024709">
        <w:r w:rsidDel="004A72AC">
          <w:delText xml:space="preserve">článek </w:delText>
        </w:r>
      </w:del>
      <w:del w:author="Tomáš Trégl" w:date="2024-11-05T09:23:23.033Z" w:id="768386753">
        <w:r w:rsidDel="004A72AC">
          <w:delText>mohou vidět všichni návštěvníci, včetně nepřihlášených</w:delText>
        </w:r>
      </w:del>
      <w:r w:rsidR="004A72AC">
        <w:rPr/>
        <w:t xml:space="preserve">. U ostatních článků je </w:t>
      </w:r>
      <w:del w:author="Tomáš Trégl" w:date="2024-11-05T09:24:09.167Z" w:id="430832646">
        <w:r w:rsidDel="004A72AC">
          <w:delText xml:space="preserve">vždy </w:delText>
        </w:r>
      </w:del>
      <w:ins w:author="Tomáš Trégl" w:date="2024-11-05T09:27:20.589Z" w:id="2145661592">
        <w:r w:rsidR="6EAED1D8">
          <w:t xml:space="preserve">zobrazování </w:t>
        </w:r>
      </w:ins>
      <w:r w:rsidR="004A72AC">
        <w:rPr/>
        <w:t>omezeno</w:t>
      </w:r>
      <w:del w:author="Tomáš Trégl" w:date="2024-11-05T09:24:09.167Z" w:id="252142287">
        <w:r w:rsidDel="004A72AC">
          <w:delText>, kdo ho může vidět</w:delText>
        </w:r>
      </w:del>
      <w:del w:author="Tomáš Trégl" w:date="2024-11-05T09:27:17.099Z" w:id="321335749">
        <w:r w:rsidDel="004A72AC">
          <w:delText xml:space="preserve"> </w:delText>
        </w:r>
      </w:del>
      <w:del w:author="Tomáš Trégl" w:date="2024-11-05T09:28:28.317Z" w:id="580547246">
        <w:r w:rsidDel="004A72AC">
          <w:delText>–</w:delText>
        </w:r>
      </w:del>
      <w:r w:rsidR="004A72AC">
        <w:rPr/>
        <w:t xml:space="preserve"> </w:t>
      </w:r>
      <w:ins w:author="Tomáš Trégl" w:date="2024-11-05T09:28:31.383Z" w:id="950944999">
        <w:r w:rsidR="7AAF6C71">
          <w:t>(</w:t>
        </w:r>
      </w:ins>
      <w:ins w:author="Tomáš Trégl" w:date="2024-11-05T09:24:22.062Z" w:id="1696104495">
        <w:r w:rsidR="5F9B09E7">
          <w:t xml:space="preserve">což je </w:t>
        </w:r>
      </w:ins>
      <w:r w:rsidR="004A72AC">
        <w:rPr/>
        <w:t xml:space="preserve">řízeno </w:t>
      </w:r>
      <w:ins w:author="Tomáš Trégl" w:date="2024-11-05T09:24:34.591Z" w:id="635537076">
        <w:r w:rsidR="4176813D">
          <w:t>přímo databáz</w:t>
        </w:r>
      </w:ins>
      <w:ins w:author="Tomáš Trégl" w:date="2024-11-05T09:27:46.542Z" w:id="2055191372">
        <w:r w:rsidR="3597274C">
          <w:t>ovou funkcí</w:t>
        </w:r>
      </w:ins>
      <w:ins w:author="Tomáš Trégl" w:date="2024-11-05T09:24:34.591Z" w:id="1794304562">
        <w:r w:rsidR="4176813D">
          <w:t xml:space="preserve"> </w:t>
        </w:r>
      </w:ins>
      <w:del w:author="Tomáš Trégl" w:date="2024-11-05T09:24:37.229Z" w:id="143299838">
        <w:r w:rsidDel="004A72AC">
          <w:delText>databázově</w:delText>
        </w:r>
      </w:del>
      <w:r w:rsidR="00A444E6">
        <w:rPr/>
        <w:t xml:space="preserve"> dle přihlášeného uživatele</w:t>
      </w:r>
      <w:ins w:author="Tomáš Trégl" w:date="2024-11-05T09:28:38.537Z" w:id="2113927422">
        <w:r w:rsidR="00B81EBF">
          <w:t>)</w:t>
        </w:r>
      </w:ins>
      <w:r w:rsidR="00A444E6">
        <w:rPr/>
        <w:t>.</w:t>
      </w:r>
    </w:p>
    <w:p xmlns:wp14="http://schemas.microsoft.com/office/word/2010/wordml" w:rsidRPr="004A72AC" w:rsidR="004A72AC" w:rsidRDefault="004A72AC" w14:paraId="05DE0E9E" wp14:textId="77777777">
      <w:r>
        <w:t xml:space="preserve">Článek vždy obsahuje </w:t>
      </w:r>
      <w:r w:rsidR="00A444E6">
        <w:t>O</w:t>
      </w:r>
      <w:r>
        <w:t>brázek, pod ním Název, Datum vydání, Text a Jména autorů. Pod článkem jsou ovládací prvky pro přesun na předchozí či následující článek a pro vstup do diskuze. Přesun na předchozí/následující článek respektuje práva uživatele, tedy posune na nejbližší předchozí/následující článek, který uživatel má právo vidět.</w:t>
      </w:r>
    </w:p>
    <w:p xmlns:wp14="http://schemas.microsoft.com/office/word/2010/wordml" w:rsidR="00242980" w:rsidRDefault="00242980" w14:paraId="5DAB6C7B" wp14:textId="77777777"/>
    <w:p xmlns:wp14="http://schemas.microsoft.com/office/word/2010/wordml" w:rsidR="00242980" w:rsidP="00F62A73" w:rsidRDefault="004A72AC" w14:paraId="38DD7BB4" wp14:textId="77777777">
      <w:pPr>
        <w:pStyle w:val="Nadpis2"/>
      </w:pPr>
      <w:r>
        <w:t>Edice</w:t>
      </w:r>
    </w:p>
    <w:p xmlns:wp14="http://schemas.microsoft.com/office/word/2010/wordml" w:rsidR="004A72AC" w:rsidRDefault="004A72AC" w14:paraId="02EB378F" wp14:textId="77777777">
      <w:r w:rsidRPr="004A72AC">
        <w:drawing>
          <wp:inline xmlns:wp14="http://schemas.microsoft.com/office/word/2010/wordprocessingDrawing" distT="0" distB="0" distL="0" distR="0" wp14:anchorId="2B6ADFC5" wp14:editId="0F3CD650">
            <wp:extent cx="5760720" cy="284035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62A73" w:rsidRDefault="00F62A73" w14:paraId="30DA87F7" wp14:textId="77777777">
      <w:r>
        <w:t>Stránka Edice nemá žádný parametr. Obsahuje seznam jednotlivých vydání časopisu. Seznam je zpracování formou karet obsahujících Obrázek, Název, Redaktora, Datum vydání a Popisek k vydání.</w:t>
      </w:r>
    </w:p>
    <w:p xmlns:wp14="http://schemas.microsoft.com/office/word/2010/wordml" w:rsidR="00242980" w:rsidRDefault="00242980" w14:paraId="6A05A809" wp14:textId="77777777"/>
    <w:p xmlns:wp14="http://schemas.microsoft.com/office/word/2010/wordml" w:rsidR="00F62A73" w:rsidRDefault="00F62A73" w14:paraId="2B55722C" wp14:textId="77777777">
      <w:pPr>
        <w:rPr>
          <w:noProof/>
        </w:rPr>
      </w:pPr>
      <w:r w:rsidRPr="00DC7D5E">
        <w:rPr>
          <w:rStyle w:val="Nadpis2Char"/>
        </w:rPr>
        <w:t>Registrace</w:t>
      </w:r>
      <w:r w:rsidRPr="00F62A73">
        <w:rPr>
          <w:noProof/>
        </w:rPr>
        <w:t xml:space="preserve"> </w:t>
      </w:r>
      <w:r w:rsidRPr="00F62A73">
        <w:drawing>
          <wp:inline xmlns:wp14="http://schemas.microsoft.com/office/word/2010/wordprocessingDrawing" distT="0" distB="0" distL="0" distR="0" wp14:anchorId="6D5B222D" wp14:editId="17AC608B">
            <wp:extent cx="5760720" cy="2779395"/>
            <wp:effectExtent l="0" t="0" r="0" b="190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62A73" w:rsidRDefault="00F62A73" w14:paraId="27600AC0" wp14:textId="77777777">
      <w:r>
        <w:t>Registrační formulář obsahuje 9 polí:</w:t>
      </w:r>
    </w:p>
    <w:p xmlns:wp14="http://schemas.microsoft.com/office/word/2010/wordml" w:rsidRPr="00DC7D5E" w:rsidR="00F62A73" w:rsidRDefault="00F62A73" w14:paraId="08B969B4" wp14:textId="77777777">
      <w:pPr>
        <w:rPr>
          <w:u w:val="single"/>
        </w:rPr>
      </w:pPr>
      <w:r w:rsidRPr="00DC7D5E">
        <w:rPr>
          <w:u w:val="single"/>
        </w:rPr>
        <w:t>Povinná pole:</w:t>
      </w:r>
    </w:p>
    <w:p xmlns:wp14="http://schemas.microsoft.com/office/word/2010/wordml" w:rsidRPr="00DC7D5E" w:rsidR="00F62A73" w:rsidP="00DC7D5E" w:rsidRDefault="00F62A73" w14:paraId="51CAAC5F" wp14:textId="77777777">
      <w:pPr>
        <w:rPr>
          <w:color w:val="FF0000"/>
        </w:rPr>
      </w:pPr>
      <w:r w:rsidRPr="00DC7D5E">
        <w:rPr>
          <w:b/>
        </w:rPr>
        <w:t>Přihlašovací jméno</w:t>
      </w:r>
      <w:r>
        <w:t xml:space="preserve"> – hlídá se unikátnost v databázi </w:t>
      </w:r>
    </w:p>
    <w:p xmlns:wp14="http://schemas.microsoft.com/office/word/2010/wordml" w:rsidRPr="00DC7D5E" w:rsidR="00F62A73" w:rsidP="00DC7D5E" w:rsidRDefault="00F62A73" w14:paraId="31C95028" wp14:textId="77777777">
      <w:pPr>
        <w:rPr>
          <w:b/>
        </w:rPr>
      </w:pPr>
      <w:r w:rsidRPr="00DC7D5E">
        <w:rPr>
          <w:b/>
        </w:rPr>
        <w:t>Jméno</w:t>
      </w:r>
    </w:p>
    <w:p xmlns:wp14="http://schemas.microsoft.com/office/word/2010/wordml" w:rsidRPr="00DC7D5E" w:rsidR="00F62A73" w:rsidP="00DC7D5E" w:rsidRDefault="00F62A73" w14:paraId="4CA15140" wp14:textId="77777777">
      <w:pPr>
        <w:rPr>
          <w:b/>
        </w:rPr>
      </w:pPr>
      <w:r w:rsidRPr="00DC7D5E">
        <w:rPr>
          <w:b/>
        </w:rPr>
        <w:t>Příjmení</w:t>
      </w:r>
    </w:p>
    <w:p xmlns:wp14="http://schemas.microsoft.com/office/word/2010/wordml" w:rsidR="00F62A73" w:rsidP="00DC7D5E" w:rsidRDefault="00F62A73" w14:paraId="7C33E1B5" wp14:textId="77777777">
      <w:r w:rsidRPr="00DC7D5E">
        <w:rPr>
          <w:b/>
        </w:rPr>
        <w:t>E</w:t>
      </w:r>
      <w:r w:rsidRPr="00DC7D5E" w:rsidR="00DC7D5E">
        <w:rPr>
          <w:b/>
        </w:rPr>
        <w:t>-</w:t>
      </w:r>
      <w:r w:rsidRPr="00DC7D5E">
        <w:rPr>
          <w:b/>
        </w:rPr>
        <w:t>mail</w:t>
      </w:r>
      <w:r w:rsidR="00DC7D5E">
        <w:t xml:space="preserve"> – kontroluje se formát</w:t>
      </w:r>
    </w:p>
    <w:p xmlns:wp14="http://schemas.microsoft.com/office/word/2010/wordml" w:rsidRPr="00DC7D5E" w:rsidR="00DC7D5E" w:rsidP="00DC7D5E" w:rsidRDefault="00DC7D5E" w14:paraId="53F90826" wp14:textId="77777777">
      <w:pPr>
        <w:rPr>
          <w:b/>
        </w:rPr>
      </w:pPr>
      <w:r w:rsidRPr="00DC7D5E">
        <w:rPr>
          <w:b/>
        </w:rPr>
        <w:t>Heslo</w:t>
      </w:r>
    </w:p>
    <w:p xmlns:wp14="http://schemas.microsoft.com/office/word/2010/wordml" w:rsidR="00DC7D5E" w:rsidP="00DC7D5E" w:rsidRDefault="00DC7D5E" w14:paraId="5F0CDE25" wp14:textId="77777777">
      <w:r w:rsidRPr="00DC7D5E">
        <w:rPr>
          <w:b/>
        </w:rPr>
        <w:t>Potvrzení hesla</w:t>
      </w:r>
      <w:r>
        <w:t xml:space="preserve"> – hodnota se musí shodovat s polem Heslo</w:t>
      </w:r>
    </w:p>
    <w:p xmlns:wp14="http://schemas.microsoft.com/office/word/2010/wordml" w:rsidRPr="00DC7D5E" w:rsidR="00DC7D5E" w:rsidP="00DC7D5E" w:rsidRDefault="00DC7D5E" w14:paraId="4EF277B7" wp14:textId="77777777">
      <w:pPr>
        <w:rPr>
          <w:color w:val="FF0000"/>
        </w:rPr>
      </w:pPr>
      <w:r w:rsidRPr="00DC7D5E">
        <w:rPr>
          <w:color w:val="FF0000"/>
        </w:rPr>
        <w:t>TODO – vypsat případné omezující podmínky</w:t>
      </w:r>
      <w:r>
        <w:rPr>
          <w:color w:val="FF0000"/>
        </w:rPr>
        <w:t>, např. na heslo</w:t>
      </w:r>
    </w:p>
    <w:p xmlns:wp14="http://schemas.microsoft.com/office/word/2010/wordml" w:rsidR="00DC7D5E" w:rsidP="00DC7D5E" w:rsidRDefault="00DC7D5E" w14:paraId="7D542EE9" wp14:textId="77777777">
      <w:r w:rsidRPr="00DC7D5E">
        <w:rPr>
          <w:u w:val="single"/>
        </w:rPr>
        <w:t>Nepovinná pole:</w:t>
      </w:r>
      <w:r w:rsidRPr="00DC7D5E">
        <w:rPr>
          <w:u w:val="single"/>
        </w:rPr>
        <w:br/>
      </w:r>
      <w:r w:rsidRPr="00DC7D5E">
        <w:t>Titul před jménem</w:t>
      </w:r>
    </w:p>
    <w:p xmlns:wp14="http://schemas.microsoft.com/office/word/2010/wordml" w:rsidRPr="00DC7D5E" w:rsidR="00DC7D5E" w:rsidP="00DC7D5E" w:rsidRDefault="00DC7D5E" w14:paraId="3FA37EA2" wp14:textId="77777777">
      <w:r w:rsidRPr="00DC7D5E">
        <w:t>Titul za jménem</w:t>
      </w:r>
    </w:p>
    <w:p xmlns:wp14="http://schemas.microsoft.com/office/word/2010/wordml" w:rsidR="00DC7D5E" w:rsidP="00DC7D5E" w:rsidRDefault="00DC7D5E" w14:paraId="73F1043E" wp14:textId="77777777">
      <w:r w:rsidRPr="00DC7D5E">
        <w:t>Telefon</w:t>
      </w:r>
    </w:p>
    <w:p xmlns:wp14="http://schemas.microsoft.com/office/word/2010/wordml" w:rsidR="00AF17D1" w:rsidP="00DC7D5E" w:rsidRDefault="00AF17D1" w14:paraId="5A39BBE3" wp14:textId="77777777">
      <w:pPr>
        <w:rPr>
          <w:rStyle w:val="Nadpis2Char"/>
        </w:rPr>
      </w:pPr>
    </w:p>
    <w:p xmlns:wp14="http://schemas.microsoft.com/office/word/2010/wordml" w:rsidR="00AF17D1" w:rsidP="00DC7D5E" w:rsidRDefault="00AF17D1" w14:paraId="41C8F396" wp14:textId="77777777">
      <w:pPr>
        <w:rPr>
          <w:rStyle w:val="Nadpis2Char"/>
        </w:rPr>
      </w:pPr>
    </w:p>
    <w:p xmlns:wp14="http://schemas.microsoft.com/office/word/2010/wordml" w:rsidR="00AF17D1" w:rsidP="00DC7D5E" w:rsidRDefault="00AF17D1" w14:paraId="72A3D3EC" wp14:textId="77777777">
      <w:pPr>
        <w:rPr>
          <w:rStyle w:val="Nadpis2Char"/>
        </w:rPr>
      </w:pPr>
    </w:p>
    <w:p xmlns:wp14="http://schemas.microsoft.com/office/word/2010/wordml" w:rsidR="00AF17D1" w:rsidP="00DC7D5E" w:rsidRDefault="00AF17D1" w14:paraId="0D0B940D" wp14:textId="77777777">
      <w:pPr>
        <w:rPr>
          <w:rStyle w:val="Nadpis2Char"/>
        </w:rPr>
      </w:pPr>
    </w:p>
    <w:p xmlns:wp14="http://schemas.microsoft.com/office/word/2010/wordml" w:rsidR="00AF17D1" w:rsidP="00DC7D5E" w:rsidRDefault="00AF17D1" w14:paraId="0E27B00A" wp14:textId="77777777">
      <w:pPr>
        <w:rPr>
          <w:rStyle w:val="Nadpis2Char"/>
        </w:rPr>
      </w:pPr>
    </w:p>
    <w:p xmlns:wp14="http://schemas.microsoft.com/office/word/2010/wordml" w:rsidR="00AF17D1" w:rsidP="00DC7D5E" w:rsidRDefault="00AF17D1" w14:paraId="60061E4C" wp14:textId="77777777">
      <w:pPr>
        <w:rPr>
          <w:rStyle w:val="Nadpis2Char"/>
        </w:rPr>
      </w:pPr>
    </w:p>
    <w:p xmlns:wp14="http://schemas.microsoft.com/office/word/2010/wordml" w:rsidR="00AF17D1" w:rsidP="00DC7D5E" w:rsidRDefault="00AF17D1" w14:paraId="44EAFD9C" wp14:textId="77777777">
      <w:pPr>
        <w:rPr>
          <w:rStyle w:val="Nadpis2Char"/>
        </w:rPr>
      </w:pPr>
    </w:p>
    <w:p xmlns:wp14="http://schemas.microsoft.com/office/word/2010/wordml" w:rsidR="00DC7D5E" w:rsidP="00DC7D5E" w:rsidRDefault="00DC7D5E" w14:paraId="7E4CF983" wp14:textId="77777777">
      <w:pPr>
        <w:rPr>
          <w:rStyle w:val="Nadpis2Char"/>
        </w:rPr>
      </w:pPr>
      <w:proofErr w:type="spellStart"/>
      <w:r>
        <w:rPr>
          <w:rStyle w:val="Nadpis2Char"/>
        </w:rPr>
        <w:t>Login</w:t>
      </w:r>
      <w:bookmarkStart w:name="_GoBack" w:id="0"/>
      <w:bookmarkEnd w:id="0"/>
      <w:proofErr w:type="spellEnd"/>
    </w:p>
    <w:p xmlns:wp14="http://schemas.microsoft.com/office/word/2010/wordml" w:rsidR="00DC7D5E" w:rsidP="00DC7D5E" w:rsidRDefault="00DC7D5E" w14:paraId="4B94D5A5" wp14:textId="77777777">
      <w:r w:rsidRPr="00DC7D5E">
        <w:drawing>
          <wp:inline xmlns:wp14="http://schemas.microsoft.com/office/word/2010/wordprocessingDrawing" distT="0" distB="0" distL="0" distR="0" wp14:anchorId="15614D8F" wp14:editId="43CFF9D1">
            <wp:extent cx="5760720" cy="202184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F17D1" w:rsidP="00DC7D5E" w:rsidRDefault="00AF17D1" w14:paraId="05F25E32" wp14:textId="77777777">
      <w:r>
        <w:t>Jednoduchý formulář pro zadání Přihlašovacího jména a Hesla.</w:t>
      </w:r>
    </w:p>
    <w:p xmlns:wp14="http://schemas.microsoft.com/office/word/2010/wordml" w:rsidRPr="00DC7D5E" w:rsidR="00AF17D1" w:rsidP="00DC7D5E" w:rsidRDefault="00AF17D1" w14:paraId="3DEEC669" wp14:textId="77777777"/>
    <w:sectPr w:rsidRPr="00DC7D5E" w:rsidR="00AF17D1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2D7624"/>
    <w:multiLevelType w:val="hybridMultilevel"/>
    <w:tmpl w:val="4AF278FC"/>
    <w:lvl w:ilvl="0" w:tplc="EBCA67FA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  <w:color w:val="auto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 w15:restartNumberingAfterBreak="0">
    <w:nsid w:val="37002DCE"/>
    <w:multiLevelType w:val="hybridMultilevel"/>
    <w:tmpl w:val="D592F592"/>
    <w:lvl w:ilvl="0" w:tplc="0405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70"/>
  <w:trackRevisions w:val="tru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980"/>
    <w:rsid w:val="00242980"/>
    <w:rsid w:val="00463DE4"/>
    <w:rsid w:val="004A72AC"/>
    <w:rsid w:val="005A7FFA"/>
    <w:rsid w:val="00696829"/>
    <w:rsid w:val="00A444E6"/>
    <w:rsid w:val="00AF17D1"/>
    <w:rsid w:val="00B81EBF"/>
    <w:rsid w:val="00C260E5"/>
    <w:rsid w:val="00DC7D5E"/>
    <w:rsid w:val="00F45BC4"/>
    <w:rsid w:val="00F62A73"/>
    <w:rsid w:val="037E65E0"/>
    <w:rsid w:val="0396EDF2"/>
    <w:rsid w:val="052C031C"/>
    <w:rsid w:val="0B69B347"/>
    <w:rsid w:val="0C1D6743"/>
    <w:rsid w:val="10EA93AD"/>
    <w:rsid w:val="145E97F9"/>
    <w:rsid w:val="15C279B0"/>
    <w:rsid w:val="16B8A5F9"/>
    <w:rsid w:val="1DA3548C"/>
    <w:rsid w:val="1F434AE4"/>
    <w:rsid w:val="25C32EDC"/>
    <w:rsid w:val="265CAB4E"/>
    <w:rsid w:val="2A5F1D03"/>
    <w:rsid w:val="2CFD5ECB"/>
    <w:rsid w:val="33021A80"/>
    <w:rsid w:val="3597274C"/>
    <w:rsid w:val="38A9934D"/>
    <w:rsid w:val="414A6B9F"/>
    <w:rsid w:val="4176813D"/>
    <w:rsid w:val="47EF633C"/>
    <w:rsid w:val="4C59ECB4"/>
    <w:rsid w:val="53C5D887"/>
    <w:rsid w:val="5659D5C7"/>
    <w:rsid w:val="5F9B09E7"/>
    <w:rsid w:val="685FC4E1"/>
    <w:rsid w:val="6EAED1D8"/>
    <w:rsid w:val="73DA52BA"/>
    <w:rsid w:val="7AAF6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5C21F"/>
  <w15:chartTrackingRefBased/>
  <w15:docId w15:val="{4F2103A6-A62B-4527-9021-8396CC47027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ln" w:default="1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242980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4A72AC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Standardnpsmoodstavce" w:default="1">
    <w:name w:val="Default Paragraph Font"/>
    <w:uiPriority w:val="1"/>
    <w:semiHidden/>
    <w:unhideWhenUsed/>
  </w:style>
  <w:style w:type="table" w:styleId="Normlntabulka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seznamu" w:default="1">
    <w:name w:val="No List"/>
    <w:uiPriority w:val="99"/>
    <w:semiHidden/>
    <w:unhideWhenUsed/>
  </w:style>
  <w:style w:type="character" w:styleId="Nadpis1Char" w:customStyle="1">
    <w:name w:val="Nadpis 1 Char"/>
    <w:basedOn w:val="Standardnpsmoodstavce"/>
    <w:link w:val="Nadpis1"/>
    <w:uiPriority w:val="9"/>
    <w:rsid w:val="00242980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Nadpis2Char" w:customStyle="1">
    <w:name w:val="Nadpis 2 Char"/>
    <w:basedOn w:val="Standardnpsmoodstavce"/>
    <w:link w:val="Nadpis2"/>
    <w:uiPriority w:val="9"/>
    <w:rsid w:val="004A72AC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DC7D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customXml" Target="../customXml/item2.xml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customXml" Target="../customXml/item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theme" Target="theme/theme1.xml" Id="rId11" /><Relationship Type="http://schemas.openxmlformats.org/officeDocument/2006/relationships/image" Target="media/image1.png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customXml" Target="../customXml/item3.xml" Id="rId14" 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5DB3CCC35C10A4798A2199AE2F61B6A" ma:contentTypeVersion="10" ma:contentTypeDescription="Vytvoří nový dokument" ma:contentTypeScope="" ma:versionID="7b3e4645b532933455b752adddcf2820">
  <xsd:schema xmlns:xsd="http://www.w3.org/2001/XMLSchema" xmlns:xs="http://www.w3.org/2001/XMLSchema" xmlns:p="http://schemas.microsoft.com/office/2006/metadata/properties" xmlns:ns2="3596fcb8-5e7a-41d7-b43a-dec2173c77c4" targetNamespace="http://schemas.microsoft.com/office/2006/metadata/properties" ma:root="true" ma:fieldsID="d29665c30b549cf01cc1fbb63b41a0d8" ns2:_="">
    <xsd:import namespace="3596fcb8-5e7a-41d7-b43a-dec2173c77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96fcb8-5e7a-41d7-b43a-dec2173c77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Značky obrázků" ma:readOnly="false" ma:fieldId="{5cf76f15-5ced-4ddc-b409-7134ff3c332f}" ma:taxonomyMulti="true" ma:sspId="cb784d73-6f6f-43ea-b94e-4dafa8f9a76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596fcb8-5e7a-41d7-b43a-dec2173c77c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C611734-21DA-4BE6-B193-D584160C57E3}"/>
</file>

<file path=customXml/itemProps2.xml><?xml version="1.0" encoding="utf-8"?>
<ds:datastoreItem xmlns:ds="http://schemas.openxmlformats.org/officeDocument/2006/customXml" ds:itemID="{2206E7F6-DB9A-44AB-99A9-EC2CFA0C2889}"/>
</file>

<file path=customXml/itemProps3.xml><?xml version="1.0" encoding="utf-8"?>
<ds:datastoreItem xmlns:ds="http://schemas.openxmlformats.org/officeDocument/2006/customXml" ds:itemID="{882B2D66-F89C-4624-9A09-8DAA6146BBD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Aleš Krejčí</dc:creator>
  <keywords/>
  <dc:description/>
  <lastModifiedBy>Tomáš Trégl</lastModifiedBy>
  <revision>6</revision>
  <dcterms:created xsi:type="dcterms:W3CDTF">2024-11-04T19:35:00.0000000Z</dcterms:created>
  <dcterms:modified xsi:type="dcterms:W3CDTF">2024-11-05T09:28:54.5723068Z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0x01010015DB3CCC35C10A4798A2199AE2F61B6A</vt:lpwstr>
  </property>
  <property fmtid="{D5CDD505-2E9C-101B-9397-08002B2CF9AE}" pid="3" name="MediaServiceImageTags">
    <vt:lpwstr/>
  </property>
</Properties>
</file>