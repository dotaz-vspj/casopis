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418101F" w:rsidP="0595E59D" w:rsidRDefault="0418101F" w14:paraId="2C50A843" w14:textId="48C28C26">
      <w:pPr>
        <w:pStyle w:val="Nadpis1"/>
        <w:rPr>
          <w:ins w:author="Ondřej Budín" w:date="2024-11-06T20:08:20.799Z" w16du:dateUtc="2024-11-06T20:08:20.799Z" w:id="969041173"/>
        </w:rPr>
        <w:pPrChange w:author="Ondřej Budín" w:date="2024-11-06T20:08:31.877Z">
          <w:pPr>
            <w:pStyle w:val="Nadpis2"/>
          </w:pPr>
        </w:pPrChange>
      </w:pPr>
      <w:ins w:author="Ondřej Budín" w:date="2024-11-06T20:08:27.913Z" w:id="1319899275">
        <w:r w:rsidR="0418101F">
          <w:t>Stručná dokumentace k projektu</w:t>
        </w:r>
      </w:ins>
    </w:p>
    <w:p w:rsidRPr="00872990" w:rsidR="00872990" w:rsidP="0595E59D" w:rsidRDefault="00872990" w14:paraId="0E35C98A" w14:textId="320FD9C3">
      <w:pPr>
        <w:pStyle w:val="Nadpis2"/>
        <w:rPr>
          <w:ins w:author="Ondřej Budín" w:date="2024-10-31T10:24:36.029Z" w16du:dateUtc="2024-10-31T10:24:36.029Z" w:id="1235455526"/>
        </w:rPr>
      </w:pPr>
      <w:r w:rsidR="3B3BF1ED">
        <w:rPr/>
        <w:t>Databáze</w:t>
      </w:r>
    </w:p>
    <w:p w:rsidR="4B964734" w:rsidP="0595E59D" w:rsidRDefault="4B964734" w14:paraId="61D6930A" w14:textId="0A4020DA">
      <w:pPr>
        <w:pStyle w:val="Normln"/>
      </w:pPr>
      <w:r w:rsidR="4B964734">
        <w:drawing>
          <wp:inline wp14:editId="1FCFB33B" wp14:anchorId="5F993B1D">
            <wp:extent cx="5753098" cy="5890258"/>
            <wp:effectExtent l="0" t="0" r="0" b="0"/>
            <wp:docPr id="1984476651" name="Obrázek 1" descr="Obsah obrázku text, diagram, kresba, origami&#10;&#10;Popis byl vytvořen automaticky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ázek 1"/>
                    <pic:cNvPicPr/>
                  </pic:nvPicPr>
                  <pic:blipFill>
                    <a:blip r:embed="Rf72e2957be8e4b9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753098" cy="5890258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  <w:ins w:author="Olga Komžáková" w:date="2024-10-31T18:55:29.466Z" w:id="1860923056">
        <w:r w:rsidR="7068FF00">
          <w:t xml:space="preserve"> </w:t>
        </w:r>
      </w:ins>
    </w:p>
    <w:p w:rsidRPr="00755A06" w:rsidR="00755A06" w:rsidP="00755A06" w:rsidRDefault="00755A06" w14:paraId="6E3A55E6" w14:textId="25A1FFDC">
      <w:pPr>
        <w:rPr>
          <w:b/>
          <w:bCs/>
        </w:rPr>
      </w:pPr>
      <w:r w:rsidRPr="00755A06">
        <w:rPr>
          <w:b/>
          <w:bCs/>
        </w:rPr>
        <w:t>1. Edition</w:t>
      </w:r>
    </w:p>
    <w:p w:rsidRPr="00755A06" w:rsidR="00755A06" w:rsidP="00755A06" w:rsidRDefault="00755A06" w14:paraId="4EFE44C0" w14:textId="77777777">
      <w:pPr>
        <w:numPr>
          <w:ilvl w:val="0"/>
          <w:numId w:val="1"/>
        </w:numPr>
      </w:pPr>
      <w:r w:rsidRPr="00755A06">
        <w:rPr>
          <w:b/>
          <w:bCs/>
        </w:rPr>
        <w:t>Popis</w:t>
      </w:r>
      <w:r w:rsidRPr="00755A06">
        <w:t>: Tabulka Edition představuje edici (vydání) článků.</w:t>
      </w:r>
    </w:p>
    <w:p w:rsidRPr="00755A06" w:rsidR="00755A06" w:rsidP="00755A06" w:rsidRDefault="00755A06" w14:paraId="0BA05EAF" w14:textId="77777777">
      <w:pPr>
        <w:numPr>
          <w:ilvl w:val="0"/>
          <w:numId w:val="1"/>
        </w:numPr>
      </w:pPr>
      <w:r w:rsidRPr="00755A06">
        <w:rPr>
          <w:b/>
          <w:bCs/>
        </w:rPr>
        <w:t>Struktura</w:t>
      </w:r>
      <w:r w:rsidRPr="00755A06">
        <w:t>:</w:t>
      </w:r>
    </w:p>
    <w:p w:rsidRPr="00755A06" w:rsidR="00755A06" w:rsidP="00755A06" w:rsidRDefault="00755A06" w14:paraId="3330338F" w14:textId="77777777">
      <w:r w:rsidRPr="00755A06">
        <w:t>CREATE TABLE `Edition` (</w:t>
      </w:r>
    </w:p>
    <w:p w:rsidRPr="00755A06" w:rsidR="00755A06" w:rsidP="00755A06" w:rsidRDefault="00755A06" w14:paraId="5B36D096" w14:textId="77777777">
      <w:r w:rsidRPr="00755A06">
        <w:t xml:space="preserve">    `ID` int(11) NOT NULL,</w:t>
      </w:r>
    </w:p>
    <w:p w:rsidRPr="00755A06" w:rsidR="00755A06" w:rsidP="00755A06" w:rsidRDefault="00755A06" w14:paraId="60ECE9F3" w14:textId="77777777">
      <w:r w:rsidRPr="00755A06">
        <w:t xml:space="preserve">    `Title` varchar(255) NOT NULL,</w:t>
      </w:r>
    </w:p>
    <w:p w:rsidRPr="00755A06" w:rsidR="00755A06" w:rsidP="00755A06" w:rsidRDefault="00755A06" w14:paraId="7BD7F8D9" w14:textId="77777777">
      <w:r w:rsidRPr="00755A06">
        <w:t xml:space="preserve">    `Published` datetime DEFAULT NULL,</w:t>
      </w:r>
    </w:p>
    <w:p w:rsidRPr="00755A06" w:rsidR="00755A06" w:rsidP="00755A06" w:rsidRDefault="00755A06" w14:paraId="27729A6A" w14:textId="13E5EAAF">
      <w:r w:rsidRPr="00755A06">
        <w:t xml:space="preserve">    `Theme` varchar(255) DEFAULT NULL,</w:t>
      </w:r>
    </w:p>
    <w:p w:rsidRPr="00755A06" w:rsidR="00755A06" w:rsidP="00755A06" w:rsidRDefault="00755A06" w14:paraId="729A9877" w14:textId="77777777">
      <w:r w:rsidRPr="00755A06">
        <w:t xml:space="preserve">    `Description` text DEFAULT NULL,</w:t>
      </w:r>
    </w:p>
    <w:p w:rsidRPr="00755A06" w:rsidR="00755A06" w:rsidP="00755A06" w:rsidRDefault="00755A06" w14:paraId="2FD803C5" w14:textId="5345F24D">
      <w:r w:rsidRPr="00755A06">
        <w:t xml:space="preserve">    `LOGIN_ID` int(11) NOT NULL  -- FK na uživatele (Redaktor)</w:t>
      </w:r>
    </w:p>
    <w:p w:rsidRPr="00755A06" w:rsidR="00755A06" w:rsidP="00755A06" w:rsidRDefault="00755A06" w14:paraId="0D155DD5" w14:textId="77777777">
      <w:r w:rsidRPr="00755A06">
        <w:t>);</w:t>
      </w:r>
    </w:p>
    <w:p w:rsidRPr="00755A06" w:rsidR="00755A06" w:rsidP="00755A06" w:rsidRDefault="00755A06" w14:paraId="07BD6FE0" w14:textId="77777777">
      <w:pPr>
        <w:numPr>
          <w:ilvl w:val="0"/>
          <w:numId w:val="1"/>
        </w:numPr>
      </w:pPr>
      <w:r w:rsidRPr="00755A06">
        <w:rPr>
          <w:b/>
          <w:bCs/>
        </w:rPr>
        <w:t>Vztahy</w:t>
      </w:r>
      <w:r w:rsidRPr="00755A06">
        <w:t>:</w:t>
      </w:r>
    </w:p>
    <w:p w:rsidRPr="00755A06" w:rsidR="00755A06" w:rsidP="00755A06" w:rsidRDefault="00755A06" w14:paraId="0979A065" w14:textId="77777777">
      <w:pPr>
        <w:numPr>
          <w:ilvl w:val="1"/>
          <w:numId w:val="1"/>
        </w:numPr>
      </w:pPr>
      <w:r w:rsidRPr="00755A06">
        <w:t>ID je primární klíč pro tabulku Edition.</w:t>
      </w:r>
    </w:p>
    <w:p w:rsidRPr="00755A06" w:rsidR="00755A06" w:rsidP="00755A06" w:rsidRDefault="00755A06" w14:paraId="1A0B0920" w14:textId="77777777">
      <w:pPr>
        <w:numPr>
          <w:ilvl w:val="1"/>
          <w:numId w:val="1"/>
        </w:numPr>
      </w:pPr>
      <w:r w:rsidRPr="00755A06">
        <w:t>LOGIN_ID odkazuje na tabulku User a představuje redaktora odpovědného za vydání.</w:t>
      </w:r>
    </w:p>
    <w:p w:rsidR="00E23FFB" w:rsidP="00755A06" w:rsidRDefault="00E23FFB" w14:paraId="5C6D8732" w14:textId="77777777"/>
    <w:p w:rsidRPr="00755A06" w:rsidR="00755A06" w:rsidP="00755A06" w:rsidRDefault="00755A06" w14:paraId="5CD939F9" w14:textId="7313DF61">
      <w:pPr>
        <w:rPr>
          <w:b/>
          <w:bCs/>
        </w:rPr>
      </w:pPr>
      <w:r w:rsidRPr="00755A06">
        <w:rPr>
          <w:b/>
          <w:bCs/>
        </w:rPr>
        <w:t>2. Article</w:t>
      </w:r>
    </w:p>
    <w:p w:rsidRPr="00755A06" w:rsidR="00755A06" w:rsidP="00755A06" w:rsidRDefault="00755A06" w14:paraId="1491E5BE" w14:textId="77777777">
      <w:pPr>
        <w:numPr>
          <w:ilvl w:val="0"/>
          <w:numId w:val="2"/>
        </w:numPr>
      </w:pPr>
      <w:r w:rsidRPr="00755A06">
        <w:rPr>
          <w:b/>
          <w:bCs/>
        </w:rPr>
        <w:t>Popis</w:t>
      </w:r>
      <w:r w:rsidRPr="00755A06">
        <w:t>: Tabulka Article ukládá informace o článcích.</w:t>
      </w:r>
    </w:p>
    <w:p w:rsidRPr="00755A06" w:rsidR="00755A06" w:rsidP="00755A06" w:rsidRDefault="00755A06" w14:paraId="3C276D29" w14:textId="77777777">
      <w:pPr>
        <w:numPr>
          <w:ilvl w:val="0"/>
          <w:numId w:val="2"/>
        </w:numPr>
      </w:pPr>
      <w:r w:rsidRPr="00755A06">
        <w:rPr>
          <w:b/>
          <w:bCs/>
        </w:rPr>
        <w:t>Struktura</w:t>
      </w:r>
      <w:r w:rsidRPr="00755A06">
        <w:t>:</w:t>
      </w:r>
    </w:p>
    <w:p w:rsidRPr="00755A06" w:rsidR="00755A06" w:rsidP="00755A06" w:rsidRDefault="00755A06" w14:paraId="05CB897B" w14:textId="77777777">
      <w:r w:rsidRPr="00755A06">
        <w:t>CREATE TABLE `Article` (</w:t>
      </w:r>
    </w:p>
    <w:p w:rsidRPr="00755A06" w:rsidR="00755A06" w:rsidP="00755A06" w:rsidRDefault="00755A06" w14:paraId="6C65F851" w14:textId="77777777">
      <w:r w:rsidRPr="00755A06">
        <w:t xml:space="preserve">    `ID` int(11) NOT NULL,</w:t>
      </w:r>
    </w:p>
    <w:p w:rsidRPr="00755A06" w:rsidR="00755A06" w:rsidP="00755A06" w:rsidRDefault="00755A06" w14:paraId="1EF423F4" w14:textId="77777777">
      <w:r w:rsidRPr="00755A06">
        <w:t xml:space="preserve">    `Edition_ID` int(11) DEFAULT NULL,  -- FK na Edition</w:t>
      </w:r>
    </w:p>
    <w:p w:rsidRPr="00755A06" w:rsidR="00755A06" w:rsidP="00755A06" w:rsidRDefault="00755A06" w14:paraId="17140A1B" w14:textId="77777777">
      <w:r w:rsidRPr="00755A06">
        <w:t xml:space="preserve">    `Title` varchar(64) NOT NULL,</w:t>
      </w:r>
    </w:p>
    <w:p w:rsidRPr="00755A06" w:rsidR="00755A06" w:rsidP="00755A06" w:rsidRDefault="00755A06" w14:paraId="76D465B4" w14:textId="77777777">
      <w:r w:rsidRPr="00755A06">
        <w:t xml:space="preserve">    `Abstract` text DEFAULT NULL,</w:t>
      </w:r>
    </w:p>
    <w:p w:rsidRPr="00755A06" w:rsidR="00755A06" w:rsidP="00755A06" w:rsidRDefault="00755A06" w14:paraId="4D4E9790" w14:textId="77777777">
      <w:r w:rsidRPr="00755A06">
        <w:t xml:space="preserve">    `CC_Article_status_ID` int(11) NOT NULL,  -- FK na CC_Article_status</w:t>
      </w:r>
    </w:p>
    <w:p w:rsidRPr="00755A06" w:rsidR="00755A06" w:rsidP="006F2A18" w:rsidRDefault="00755A06" w14:paraId="5B193BD0" w14:textId="189513AB">
      <w:pPr>
        <w:pStyle w:val="Normln"/>
        <w:rPr>
          <w:lang w:val="en-US"/>
        </w:rPr>
      </w:pPr>
      <w:r w:rsidRPr="0595E59D" w:rsidR="01402735">
        <w:rPr>
          <w:lang w:val="en-US"/>
        </w:rPr>
        <w:t xml:space="preserve">    `</w:t>
      </w:r>
      <w:r w:rsidRPr="0595E59D" w:rsidR="01402735">
        <w:rPr>
          <w:lang w:val="en-US"/>
        </w:rPr>
        <w:t>ActiveVersion</w:t>
      </w:r>
      <w:r w:rsidRPr="0595E59D" w:rsidR="01402735">
        <w:rPr>
          <w:lang w:val="en-US"/>
        </w:rPr>
        <w:t xml:space="preserve">` </w:t>
      </w:r>
      <w:r w:rsidRPr="0595E59D" w:rsidR="01402735">
        <w:rPr>
          <w:lang w:val="en-US"/>
        </w:rPr>
        <w:t>int(</w:t>
      </w:r>
      <w:r w:rsidRPr="0595E59D" w:rsidR="01402735">
        <w:rPr>
          <w:lang w:val="en-US"/>
        </w:rPr>
        <w:t>11) DEFAULT NULL</w:t>
      </w:r>
      <w:r w:rsidRPr="0595E59D" w:rsidR="5D1F8C3E">
        <w:rPr>
          <w:lang w:val="en-US"/>
        </w:rPr>
        <w:t xml:space="preserve"> -- FK </w:t>
      </w:r>
      <w:r w:rsidRPr="0595E59D" w:rsidR="5D1F8C3E">
        <w:rPr>
          <w:lang w:val="en-US"/>
        </w:rPr>
        <w:t>na</w:t>
      </w:r>
      <w:r w:rsidRPr="0595E59D" w:rsidR="5D1F8C3E">
        <w:rPr>
          <w:lang w:val="en-US"/>
        </w:rPr>
        <w:t xml:space="preserve"> </w:t>
      </w:r>
      <w:r w:rsidRPr="0595E59D" w:rsidR="5D1F8C3E">
        <w:rPr>
          <w:lang w:val="en-US"/>
        </w:rPr>
        <w:t>ArticleVersion</w:t>
      </w:r>
      <w:r w:rsidRPr="0595E59D" w:rsidR="5D1F8C3E">
        <w:rPr>
          <w:lang w:val="en-US"/>
        </w:rPr>
        <w:t xml:space="preserve"> (pro </w:t>
      </w:r>
      <w:r w:rsidRPr="0595E59D" w:rsidR="5D1F8C3E">
        <w:rPr>
          <w:lang w:val="en-US"/>
        </w:rPr>
        <w:t>zjednodušení</w:t>
      </w:r>
      <w:r w:rsidRPr="0595E59D" w:rsidR="5D1F8C3E">
        <w:rPr>
          <w:lang w:val="en-US"/>
        </w:rPr>
        <w:t xml:space="preserve">, </w:t>
      </w:r>
      <w:r w:rsidRPr="0595E59D" w:rsidR="5D1F8C3E">
        <w:rPr>
          <w:lang w:val="en-US"/>
        </w:rPr>
        <w:t>pokud</w:t>
      </w:r>
      <w:r w:rsidRPr="0595E59D" w:rsidR="5D1F8C3E">
        <w:rPr>
          <w:lang w:val="en-US"/>
        </w:rPr>
        <w:t xml:space="preserve"> je </w:t>
      </w:r>
      <w:r w:rsidRPr="0595E59D" w:rsidR="5D1F8C3E">
        <w:rPr>
          <w:lang w:val="en-US"/>
        </w:rPr>
        <w:t>již</w:t>
      </w:r>
      <w:r w:rsidRPr="0595E59D" w:rsidR="5D1F8C3E">
        <w:rPr>
          <w:lang w:val="en-US"/>
        </w:rPr>
        <w:t xml:space="preserve"> </w:t>
      </w:r>
      <w:r w:rsidRPr="0595E59D" w:rsidR="5D1F8C3E">
        <w:rPr>
          <w:lang w:val="en-US"/>
        </w:rPr>
        <w:t>hotová</w:t>
      </w:r>
      <w:r w:rsidRPr="0595E59D" w:rsidR="5D1F8C3E">
        <w:rPr>
          <w:lang w:val="en-US"/>
        </w:rPr>
        <w:t xml:space="preserve"> </w:t>
      </w:r>
      <w:r w:rsidRPr="0595E59D" w:rsidR="5D1F8C3E">
        <w:rPr>
          <w:lang w:val="en-US"/>
        </w:rPr>
        <w:t>publikovatelná</w:t>
      </w:r>
      <w:r w:rsidRPr="0595E59D" w:rsidR="5D1F8C3E">
        <w:rPr>
          <w:lang w:val="en-US"/>
        </w:rPr>
        <w:t xml:space="preserve"> </w:t>
      </w:r>
      <w:r w:rsidRPr="0595E59D" w:rsidR="5D1F8C3E">
        <w:rPr>
          <w:lang w:val="en-US"/>
        </w:rPr>
        <w:t>verze</w:t>
      </w:r>
      <w:r w:rsidRPr="0595E59D" w:rsidR="5D1F8C3E">
        <w:rPr>
          <w:lang w:val="en-US"/>
        </w:rPr>
        <w:t xml:space="preserve">, </w:t>
      </w:r>
      <w:r w:rsidRPr="0595E59D" w:rsidR="5D1F8C3E">
        <w:rPr>
          <w:lang w:val="en-US"/>
        </w:rPr>
        <w:t>jinak</w:t>
      </w:r>
      <w:r w:rsidRPr="0595E59D" w:rsidR="5D1F8C3E">
        <w:rPr>
          <w:lang w:val="en-US"/>
        </w:rPr>
        <w:t xml:space="preserve"> null)</w:t>
      </w:r>
    </w:p>
    <w:p w:rsidRPr="00755A06" w:rsidR="00755A06" w:rsidP="00755A06" w:rsidRDefault="00755A06" w14:paraId="721885DB" w14:textId="77777777">
      <w:r w:rsidRPr="00755A06">
        <w:t>);</w:t>
      </w:r>
    </w:p>
    <w:p w:rsidRPr="00755A06" w:rsidR="00755A06" w:rsidP="00755A06" w:rsidRDefault="00755A06" w14:paraId="31D426F5" w14:textId="77777777">
      <w:pPr>
        <w:numPr>
          <w:ilvl w:val="0"/>
          <w:numId w:val="2"/>
        </w:numPr>
      </w:pPr>
      <w:r w:rsidRPr="00755A06">
        <w:rPr>
          <w:b/>
          <w:bCs/>
        </w:rPr>
        <w:t>Vztahy</w:t>
      </w:r>
      <w:r w:rsidRPr="00755A06">
        <w:t>:</w:t>
      </w:r>
    </w:p>
    <w:p w:rsidRPr="00755A06" w:rsidR="00755A06" w:rsidP="00755A06" w:rsidRDefault="00755A06" w14:paraId="0CD70971" w14:textId="0BD8FD9D">
      <w:pPr>
        <w:numPr>
          <w:ilvl w:val="1"/>
          <w:numId w:val="2"/>
        </w:numPr>
        <w:rPr/>
      </w:pPr>
      <w:r w:rsidR="62F4AE10">
        <w:rPr/>
        <w:t xml:space="preserve">ID je primární klíč pro tabulku </w:t>
      </w:r>
      <w:r w:rsidR="62F4AE10">
        <w:rPr/>
        <w:t>Article</w:t>
      </w:r>
      <w:r w:rsidR="62F4AE10">
        <w:rPr/>
        <w:t xml:space="preserve">. </w:t>
      </w:r>
    </w:p>
    <w:p w:rsidRPr="00755A06" w:rsidR="00755A06" w:rsidP="00755A06" w:rsidRDefault="00755A06" w14:paraId="32E75D58" w14:textId="3641DA3E">
      <w:pPr>
        <w:numPr>
          <w:ilvl w:val="1"/>
          <w:numId w:val="2"/>
        </w:numPr>
        <w:rPr/>
      </w:pPr>
      <w:r w:rsidR="00755A06">
        <w:rPr/>
        <w:t>Edition_ID</w:t>
      </w:r>
      <w:r w:rsidR="00755A06">
        <w:rPr/>
        <w:t xml:space="preserve"> je cizí klíč na tabulku </w:t>
      </w:r>
      <w:r w:rsidR="00755A06">
        <w:rPr/>
        <w:t>Edition</w:t>
      </w:r>
      <w:r w:rsidR="00755A06">
        <w:rPr/>
        <w:t>, který určuje, do kterého vydání článek patří.</w:t>
      </w:r>
    </w:p>
    <w:p w:rsidRPr="00755A06" w:rsidR="00755A06" w:rsidP="00755A06" w:rsidRDefault="00755A06" w14:paraId="70F4D8B9" w14:textId="77777777">
      <w:pPr>
        <w:numPr>
          <w:ilvl w:val="1"/>
          <w:numId w:val="2"/>
        </w:numPr>
        <w:rPr/>
      </w:pPr>
      <w:r w:rsidR="01402735">
        <w:rPr/>
        <w:t>CC_Article_status_ID</w:t>
      </w:r>
      <w:r w:rsidR="01402735">
        <w:rPr/>
        <w:t xml:space="preserve"> odkazuje na tabulku </w:t>
      </w:r>
      <w:r w:rsidR="01402735">
        <w:rPr/>
        <w:t>CC_Article_status</w:t>
      </w:r>
      <w:r w:rsidR="01402735">
        <w:rPr/>
        <w:t>, kde je definován stav článku (např. koncept, publikováno).</w:t>
      </w:r>
    </w:p>
    <w:p w:rsidR="3EA0CB95" w:rsidP="006F2A18" w:rsidRDefault="3EA0CB95" w14:paraId="1CBB2FB9" w14:textId="10F1A2D7">
      <w:pPr>
        <w:numPr>
          <w:ilvl w:val="1"/>
          <w:numId w:val="2"/>
        </w:numPr>
        <w:rPr/>
      </w:pPr>
      <w:r w:rsidR="1DDEE391">
        <w:rPr/>
        <w:t>CC_ArticleVersion</w:t>
      </w:r>
      <w:r w:rsidR="1DDEE391">
        <w:rPr/>
        <w:t xml:space="preserve"> na tabulku </w:t>
      </w:r>
      <w:r w:rsidR="1DDEE391">
        <w:rPr/>
        <w:t>Version</w:t>
      </w:r>
      <w:r w:rsidR="1DDEE391">
        <w:rPr/>
        <w:t>, (pro publikaci).</w:t>
      </w:r>
    </w:p>
    <w:p w:rsidR="00C67B98" w:rsidP="00755A06" w:rsidRDefault="00C67B98" w14:paraId="204E28C6" w14:textId="77777777"/>
    <w:p w:rsidR="214252E4" w:rsidP="0595E59D" w:rsidRDefault="214252E4" w14:paraId="50A02B63" w14:textId="72902245">
      <w:pPr>
        <w:pStyle w:val="Normln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cs-CZ"/>
        </w:rPr>
      </w:pPr>
      <w:r w:rsidRPr="0595E59D" w:rsidR="214252E4">
        <w:rPr>
          <w:rFonts w:ascii="Aptos" w:hAnsi="Aptos" w:eastAsia="Aptos" w:cs="Aptos"/>
          <w:b w:val="1"/>
          <w:bCs w:val="1"/>
          <w:noProof w:val="0"/>
          <w:sz w:val="22"/>
          <w:szCs w:val="22"/>
          <w:lang w:val="cs-CZ"/>
        </w:rPr>
        <w:t xml:space="preserve">3. </w:t>
      </w:r>
      <w:r w:rsidRPr="0595E59D" w:rsidR="214252E4">
        <w:rPr>
          <w:rFonts w:ascii="Aptos" w:hAnsi="Aptos" w:eastAsia="Aptos" w:cs="Aptos"/>
          <w:b w:val="1"/>
          <w:bCs w:val="1"/>
          <w:noProof w:val="0"/>
          <w:sz w:val="22"/>
          <w:szCs w:val="22"/>
          <w:lang w:val="cs-CZ"/>
        </w:rPr>
        <w:t>Version</w:t>
      </w:r>
    </w:p>
    <w:p w:rsidR="214252E4" w:rsidP="0595E59D" w:rsidRDefault="214252E4" w14:paraId="3B1F2BCA" w14:textId="48716B6C">
      <w:pPr>
        <w:spacing w:before="240" w:beforeAutospacing="off" w:after="240" w:afterAutospacing="off"/>
        <w:rPr>
          <w:rFonts w:ascii="Aptos" w:hAnsi="Aptos" w:eastAsia="Aptos" w:cs="Aptos"/>
          <w:noProof w:val="0"/>
          <w:sz w:val="22"/>
          <w:szCs w:val="22"/>
          <w:lang w:val="cs-CZ"/>
        </w:rPr>
        <w:pPrChange w:author="Ondřej Budín" w:date="2024-10-31T07:55:31.772Z">
          <w:pPr/>
        </w:pPrChange>
      </w:pPr>
      <w:r w:rsidRPr="0595E59D" w:rsidR="214252E4">
        <w:rPr>
          <w:rFonts w:ascii="Aptos" w:hAnsi="Aptos" w:eastAsia="Aptos" w:cs="Aptos"/>
          <w:b w:val="1"/>
          <w:bCs w:val="1"/>
          <w:noProof w:val="0"/>
          <w:sz w:val="22"/>
          <w:szCs w:val="22"/>
          <w:lang w:val="cs-CZ"/>
        </w:rPr>
        <w:t>Popis:</w:t>
      </w:r>
      <w:r w:rsidRPr="0595E59D" w:rsidR="214252E4">
        <w:rPr>
          <w:rFonts w:ascii="Aptos" w:hAnsi="Aptos" w:eastAsia="Aptos" w:cs="Aptos"/>
          <w:noProof w:val="0"/>
          <w:sz w:val="22"/>
          <w:szCs w:val="22"/>
          <w:lang w:val="cs-CZ"/>
        </w:rPr>
        <w:t xml:space="preserve"> Tabulka </w:t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cs-CZ"/>
        </w:rPr>
        <w:t>Version</w:t>
      </w:r>
      <w:r w:rsidRPr="0595E59D" w:rsidR="214252E4">
        <w:rPr>
          <w:rFonts w:ascii="Aptos" w:hAnsi="Aptos" w:eastAsia="Aptos" w:cs="Aptos"/>
          <w:noProof w:val="0"/>
          <w:sz w:val="22"/>
          <w:szCs w:val="22"/>
          <w:lang w:val="cs-CZ"/>
        </w:rPr>
        <w:t xml:space="preserve"> ukládá jednotlivé verze článků, což umožňuje sledování historie změn a postupného vývoje článků.</w:t>
      </w:r>
    </w:p>
    <w:p w:rsidR="214252E4" w:rsidP="0595E59D" w:rsidRDefault="214252E4" w14:paraId="7E54D46B" w14:textId="5996C710">
      <w:p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cs-CZ"/>
        </w:rPr>
        <w:pPrChange w:author="Ondřej Budín" w:date="2024-10-31T07:55:31.775Z">
          <w:pPr/>
        </w:pPrChange>
      </w:pPr>
      <w:r w:rsidRPr="0595E59D" w:rsidR="214252E4">
        <w:rPr>
          <w:rFonts w:ascii="Aptos" w:hAnsi="Aptos" w:eastAsia="Aptos" w:cs="Aptos"/>
          <w:b w:val="1"/>
          <w:bCs w:val="1"/>
          <w:noProof w:val="0"/>
          <w:sz w:val="22"/>
          <w:szCs w:val="22"/>
          <w:lang w:val="cs-CZ"/>
        </w:rPr>
        <w:t>Struktura:</w:t>
      </w:r>
    </w:p>
    <w:p w:rsidR="214252E4" w:rsidP="0595E59D" w:rsidRDefault="214252E4" w14:paraId="274B56AB" w14:textId="55F2F1D2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2"/>
          <w:szCs w:val="22"/>
          <w:lang w:val="en-US"/>
        </w:rPr>
        <w:pPrChange w:author="Ondřej Budín" w:date="2024-10-31T07:55:31.778Z">
          <w:pPr/>
        </w:pPrChange>
      </w:pP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en-US"/>
        </w:rPr>
        <w:t>CREATE TABLE `</w:t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en-US"/>
        </w:rPr>
        <w:t>Version</w:t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en-US"/>
        </w:rPr>
        <w:t>` (</w:t>
      </w:r>
      <w:r>
        <w:br/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`ID` </w:t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en-US"/>
        </w:rPr>
        <w:t>int</w:t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en-US"/>
        </w:rPr>
        <w:t>(11) NOT NULL,</w:t>
      </w:r>
      <w:r>
        <w:br/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`</w:t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en-US"/>
        </w:rPr>
        <w:t>Filename</w:t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` </w:t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en-US"/>
        </w:rPr>
        <w:t>varchar</w:t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en-US"/>
        </w:rPr>
        <w:t>(255) NOT NULL,</w:t>
      </w:r>
      <w:r>
        <w:br/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`</w:t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en-US"/>
        </w:rPr>
        <w:t>Published</w:t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` </w:t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en-US"/>
        </w:rPr>
        <w:t>datetime</w:t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DEFAULT NULL,</w:t>
      </w:r>
      <w:r>
        <w:br/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`ARTICLE_ID` </w:t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en-US"/>
        </w:rPr>
        <w:t>int</w:t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(11) NOT </w:t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NULL,   </w:t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    -- FK </w:t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en-US"/>
        </w:rPr>
        <w:t>na</w:t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Article</w:t>
      </w:r>
      <w:r>
        <w:br/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`</w:t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en-US"/>
        </w:rPr>
        <w:t>Archived</w:t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` </w:t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en-US"/>
        </w:rPr>
        <w:t>boolean</w:t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DEFAULT NULL,</w:t>
      </w:r>
      <w:r>
        <w:br/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`</w:t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en-US"/>
        </w:rPr>
        <w:t>CC_Article_status_ID</w:t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` </w:t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en-US"/>
        </w:rPr>
        <w:t>int</w:t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(11) NOT NULL, -- FK </w:t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en-US"/>
        </w:rPr>
        <w:t>na</w:t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CC_Article_status</w:t>
      </w:r>
      <w:r>
        <w:br/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PRIMARY KEY (`ID`),</w:t>
      </w:r>
      <w:r>
        <w:br/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FOREIGN KEY (`ARTICLE_ID`) REFERENCES `</w:t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en-US"/>
        </w:rPr>
        <w:t>Article</w:t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en-US"/>
        </w:rPr>
        <w:t>`(`ID`),</w:t>
      </w:r>
      <w:r>
        <w:br/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en-US"/>
        </w:rPr>
        <w:t xml:space="preserve">    FOREIGN KEY (`</w:t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en-US"/>
        </w:rPr>
        <w:t>CC_Article_status_ID</w:t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en-US"/>
        </w:rPr>
        <w:t>`) REFERENCES `</w:t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en-US"/>
        </w:rPr>
        <w:t>CC_Article_status</w:t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en-US"/>
        </w:rPr>
        <w:t>`(`ID`)</w:t>
      </w:r>
      <w:r>
        <w:br/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en-US"/>
        </w:rPr>
        <w:t>);</w:t>
      </w:r>
      <w:r>
        <w:br/>
      </w:r>
    </w:p>
    <w:p w:rsidR="214252E4" w:rsidP="0595E59D" w:rsidRDefault="214252E4" w14:paraId="72B5EF84" w14:textId="25CB2699">
      <w:p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cs-CZ"/>
        </w:rPr>
        <w:pPrChange w:author="Ondřej Budín" w:date="2024-10-31T07:55:31.793Z">
          <w:pPr/>
        </w:pPrChange>
      </w:pPr>
      <w:r w:rsidRPr="0595E59D" w:rsidR="214252E4">
        <w:rPr>
          <w:rFonts w:ascii="Aptos" w:hAnsi="Aptos" w:eastAsia="Aptos" w:cs="Aptos"/>
          <w:b w:val="1"/>
          <w:bCs w:val="1"/>
          <w:noProof w:val="0"/>
          <w:sz w:val="22"/>
          <w:szCs w:val="22"/>
          <w:lang w:val="cs-CZ"/>
        </w:rPr>
        <w:t>Vztahy:</w:t>
      </w:r>
    </w:p>
    <w:p w:rsidR="214252E4" w:rsidP="0595E59D" w:rsidRDefault="214252E4" w14:paraId="67F4CC96" w14:textId="0BC75E44">
      <w:pPr>
        <w:pStyle w:val="Odstavecseseznamem"/>
        <w:numPr>
          <w:ilvl w:val="0"/>
          <w:numId w:val="1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2"/>
          <w:szCs w:val="22"/>
          <w:lang w:val="cs-CZ"/>
        </w:rPr>
      </w:pP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cs-CZ"/>
        </w:rPr>
        <w:t>ID</w:t>
      </w:r>
      <w:r w:rsidRPr="0595E59D" w:rsidR="214252E4">
        <w:rPr>
          <w:rFonts w:ascii="Aptos" w:hAnsi="Aptos" w:eastAsia="Aptos" w:cs="Aptos"/>
          <w:noProof w:val="0"/>
          <w:sz w:val="22"/>
          <w:szCs w:val="22"/>
          <w:lang w:val="cs-CZ"/>
        </w:rPr>
        <w:t xml:space="preserve"> je primární klíč pro tabulku </w:t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cs-CZ"/>
        </w:rPr>
        <w:t>Version</w:t>
      </w:r>
      <w:r w:rsidRPr="0595E59D" w:rsidR="214252E4">
        <w:rPr>
          <w:rFonts w:ascii="Aptos" w:hAnsi="Aptos" w:eastAsia="Aptos" w:cs="Aptos"/>
          <w:noProof w:val="0"/>
          <w:sz w:val="22"/>
          <w:szCs w:val="22"/>
          <w:lang w:val="cs-CZ"/>
        </w:rPr>
        <w:t>.</w:t>
      </w:r>
    </w:p>
    <w:p w:rsidR="214252E4" w:rsidP="0595E59D" w:rsidRDefault="214252E4" w14:paraId="657A64D6" w14:textId="6ED01BB2">
      <w:pPr>
        <w:pStyle w:val="Odstavecseseznamem"/>
        <w:numPr>
          <w:ilvl w:val="0"/>
          <w:numId w:val="1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2"/>
          <w:szCs w:val="22"/>
          <w:lang w:val="cs-CZ"/>
        </w:rPr>
      </w:pP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cs-CZ"/>
        </w:rPr>
        <w:t>ARTICLE_ID</w:t>
      </w:r>
      <w:r w:rsidRPr="0595E59D" w:rsidR="214252E4">
        <w:rPr>
          <w:rFonts w:ascii="Aptos" w:hAnsi="Aptos" w:eastAsia="Aptos" w:cs="Aptos"/>
          <w:noProof w:val="0"/>
          <w:sz w:val="22"/>
          <w:szCs w:val="22"/>
          <w:lang w:val="cs-CZ"/>
        </w:rPr>
        <w:t xml:space="preserve"> je cizí klíč odkazující na tabulku </w:t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cs-CZ"/>
        </w:rPr>
        <w:t>Article</w:t>
      </w:r>
      <w:r w:rsidRPr="0595E59D" w:rsidR="214252E4">
        <w:rPr>
          <w:rFonts w:ascii="Aptos" w:hAnsi="Aptos" w:eastAsia="Aptos" w:cs="Aptos"/>
          <w:noProof w:val="0"/>
          <w:sz w:val="22"/>
          <w:szCs w:val="22"/>
          <w:lang w:val="cs-CZ"/>
        </w:rPr>
        <w:t>, který určuje, ke kterému článku verze patří.</w:t>
      </w:r>
    </w:p>
    <w:p w:rsidR="214252E4" w:rsidP="0595E59D" w:rsidRDefault="214252E4" w14:paraId="5E0C44F7" w14:textId="273AA333">
      <w:pPr>
        <w:pStyle w:val="Odstavecseseznamem"/>
        <w:numPr>
          <w:ilvl w:val="0"/>
          <w:numId w:val="1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2"/>
          <w:szCs w:val="22"/>
          <w:lang w:val="cs-CZ"/>
        </w:rPr>
      </w:pP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cs-CZ"/>
        </w:rPr>
        <w:t>CC_Article_status_ID</w:t>
      </w:r>
      <w:r w:rsidRPr="0595E59D" w:rsidR="214252E4">
        <w:rPr>
          <w:rFonts w:ascii="Aptos" w:hAnsi="Aptos" w:eastAsia="Aptos" w:cs="Aptos"/>
          <w:noProof w:val="0"/>
          <w:sz w:val="22"/>
          <w:szCs w:val="22"/>
          <w:lang w:val="cs-CZ"/>
        </w:rPr>
        <w:t xml:space="preserve"> je cizí klíč na tabulku </w:t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cs-CZ"/>
        </w:rPr>
        <w:t>CC_Article_status</w:t>
      </w:r>
      <w:r w:rsidRPr="0595E59D" w:rsidR="214252E4">
        <w:rPr>
          <w:rFonts w:ascii="Aptos" w:hAnsi="Aptos" w:eastAsia="Aptos" w:cs="Aptos"/>
          <w:noProof w:val="0"/>
          <w:sz w:val="22"/>
          <w:szCs w:val="22"/>
          <w:lang w:val="cs-CZ"/>
        </w:rPr>
        <w:t>, který určuje stav konkrétní verze článku (např. koncept, schváleno, publikováno).</w:t>
      </w:r>
    </w:p>
    <w:p w:rsidR="214252E4" w:rsidP="0595E59D" w:rsidRDefault="214252E4" w14:paraId="365ADCA3" w14:textId="508842DA">
      <w:p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cs-CZ"/>
        </w:rPr>
      </w:pPr>
      <w:r w:rsidRPr="0595E59D" w:rsidR="214252E4">
        <w:rPr>
          <w:rFonts w:ascii="Aptos" w:hAnsi="Aptos" w:eastAsia="Aptos" w:cs="Aptos"/>
          <w:b w:val="1"/>
          <w:bCs w:val="1"/>
          <w:noProof w:val="0"/>
          <w:sz w:val="22"/>
          <w:szCs w:val="22"/>
          <w:lang w:val="cs-CZ"/>
        </w:rPr>
        <w:t>Komentář:</w:t>
      </w:r>
    </w:p>
    <w:p w:rsidR="214252E4" w:rsidP="0595E59D" w:rsidRDefault="214252E4" w14:paraId="72D55BE7" w14:textId="5991B19A">
      <w:pPr>
        <w:spacing w:before="240" w:beforeAutospacing="off" w:after="240" w:afterAutospacing="off"/>
        <w:rPr>
          <w:rFonts w:ascii="Aptos" w:hAnsi="Aptos" w:eastAsia="Aptos" w:cs="Aptos"/>
          <w:noProof w:val="0"/>
          <w:sz w:val="22"/>
          <w:szCs w:val="22"/>
          <w:lang w:val="cs-CZ"/>
        </w:rPr>
        <w:pPrChange w:author="Ondřej Budín" w:date="2024-10-31T07:55:31.807Z">
          <w:pPr/>
        </w:pPrChange>
      </w:pPr>
      <w:r w:rsidRPr="0595E59D" w:rsidR="214252E4">
        <w:rPr>
          <w:rFonts w:ascii="Aptos" w:hAnsi="Aptos" w:eastAsia="Aptos" w:cs="Aptos"/>
          <w:noProof w:val="0"/>
          <w:sz w:val="22"/>
          <w:szCs w:val="22"/>
          <w:lang w:val="cs-CZ"/>
        </w:rPr>
        <w:t xml:space="preserve">Tabulka </w:t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cs-CZ"/>
        </w:rPr>
        <w:t>Version</w:t>
      </w:r>
      <w:r w:rsidRPr="0595E59D" w:rsidR="214252E4">
        <w:rPr>
          <w:rFonts w:ascii="Aptos" w:hAnsi="Aptos" w:eastAsia="Aptos" w:cs="Aptos"/>
          <w:noProof w:val="0"/>
          <w:sz w:val="22"/>
          <w:szCs w:val="22"/>
          <w:lang w:val="cs-CZ"/>
        </w:rPr>
        <w:t xml:space="preserve"> umožňuje sledovat změny a vývoj článků prostřednictvím verzí. Stav verze (definovaný v </w:t>
      </w:r>
      <w:r w:rsidRPr="0595E59D" w:rsidR="214252E4">
        <w:rPr>
          <w:rFonts w:ascii="Consolas" w:hAnsi="Consolas" w:eastAsia="Consolas" w:cs="Consolas"/>
          <w:noProof w:val="0"/>
          <w:sz w:val="22"/>
          <w:szCs w:val="22"/>
          <w:lang w:val="cs-CZ"/>
        </w:rPr>
        <w:t>CC_Article_status</w:t>
      </w:r>
      <w:r w:rsidRPr="0595E59D" w:rsidR="214252E4">
        <w:rPr>
          <w:rFonts w:ascii="Aptos" w:hAnsi="Aptos" w:eastAsia="Aptos" w:cs="Aptos"/>
          <w:noProof w:val="0"/>
          <w:sz w:val="22"/>
          <w:szCs w:val="22"/>
          <w:lang w:val="cs-CZ"/>
        </w:rPr>
        <w:t>) poskytuje informaci o tom, zda je verze ve stavu konceptu, schválena, publikována nebo archivována. Tento model umožňuje efektivní správu verzí a jejich následnou publikaci či archivaci.</w:t>
      </w:r>
    </w:p>
    <w:p w:rsidR="0595E59D" w:rsidP="0595E59D" w:rsidRDefault="0595E59D" w14:paraId="0B1BF578" w14:textId="3D94ABC3">
      <w:pPr>
        <w:pStyle w:val="Normln"/>
      </w:pPr>
    </w:p>
    <w:p w:rsidRPr="00755A06" w:rsidR="00755A06" w:rsidP="00755A06" w:rsidRDefault="00755A06" w14:paraId="71513E6E" w14:textId="717EF052">
      <w:pPr>
        <w:rPr>
          <w:b/>
          <w:bCs/>
        </w:rPr>
      </w:pPr>
      <w:r w:rsidRPr="00755A06">
        <w:rPr>
          <w:b/>
          <w:bCs/>
        </w:rPr>
        <w:t>4. Event</w:t>
      </w:r>
    </w:p>
    <w:p w:rsidRPr="00755A06" w:rsidR="00755A06" w:rsidP="00755A06" w:rsidRDefault="00755A06" w14:paraId="54D4F919" w14:textId="506E427F">
      <w:pPr>
        <w:numPr>
          <w:ilvl w:val="0"/>
          <w:numId w:val="4"/>
        </w:numPr>
        <w:rPr/>
      </w:pPr>
      <w:r w:rsidRPr="0595E59D" w:rsidR="01402735">
        <w:rPr>
          <w:b w:val="1"/>
          <w:bCs w:val="1"/>
        </w:rPr>
        <w:t>Popis</w:t>
      </w:r>
      <w:r w:rsidR="01402735">
        <w:rPr/>
        <w:t xml:space="preserve">: Tabulka Event ukládá záznamy o </w:t>
      </w:r>
      <w:r w:rsidR="65CE3391">
        <w:rPr/>
        <w:t xml:space="preserve">všech </w:t>
      </w:r>
      <w:r w:rsidR="01402735">
        <w:rPr/>
        <w:t xml:space="preserve">událostech, jako jsou </w:t>
      </w:r>
      <w:r w:rsidR="4EF473C0">
        <w:rPr/>
        <w:t xml:space="preserve">podání článku, přidělení k </w:t>
      </w:r>
      <w:r w:rsidR="4EF473C0">
        <w:rPr/>
        <w:t xml:space="preserve">recenzi, </w:t>
      </w:r>
      <w:r w:rsidR="4EF473C0">
        <w:rPr/>
        <w:t xml:space="preserve">recenze, schválení, </w:t>
      </w:r>
      <w:r w:rsidR="01402735">
        <w:rPr/>
        <w:t xml:space="preserve">změny nebo </w:t>
      </w:r>
      <w:r w:rsidR="4EC1CE24">
        <w:rPr/>
        <w:t xml:space="preserve">jiné </w:t>
      </w:r>
      <w:r w:rsidR="01402735">
        <w:rPr/>
        <w:t>aktualizace.</w:t>
      </w:r>
    </w:p>
    <w:p w:rsidRPr="00755A06" w:rsidR="00755A06" w:rsidP="00755A06" w:rsidRDefault="00755A06" w14:paraId="096506BB" w14:textId="77777777">
      <w:pPr>
        <w:numPr>
          <w:ilvl w:val="0"/>
          <w:numId w:val="4"/>
        </w:numPr>
      </w:pPr>
      <w:r w:rsidRPr="00755A06">
        <w:rPr>
          <w:b/>
          <w:bCs/>
        </w:rPr>
        <w:t>Struktura</w:t>
      </w:r>
      <w:r w:rsidRPr="00755A06">
        <w:t>:</w:t>
      </w:r>
    </w:p>
    <w:p w:rsidRPr="00755A06" w:rsidR="00755A06" w:rsidP="00755A06" w:rsidRDefault="00755A06" w14:paraId="44ECCDBE" w14:textId="77777777">
      <w:r w:rsidRPr="00755A06">
        <w:t>CREATE TABLE `Event` (</w:t>
      </w:r>
    </w:p>
    <w:p w:rsidRPr="00755A06" w:rsidR="00755A06" w:rsidP="00755A06" w:rsidRDefault="00755A06" w14:paraId="4B9DDCF2" w14:textId="77777777">
      <w:r w:rsidRPr="00755A06">
        <w:t xml:space="preserve">    `ID` int(11) NOT NULL,</w:t>
      </w:r>
    </w:p>
    <w:p w:rsidRPr="00755A06" w:rsidR="00755A06" w:rsidP="00755A06" w:rsidRDefault="00755A06" w14:paraId="0232117A" w14:textId="77777777">
      <w:r w:rsidRPr="00755A06">
        <w:t xml:space="preserve">    `Date` datetime NOT NULL,</w:t>
      </w:r>
    </w:p>
    <w:p w:rsidRPr="00755A06" w:rsidR="00755A06" w:rsidP="00755A06" w:rsidRDefault="00755A06" w14:paraId="55D51577" w14:textId="77777777">
      <w:r w:rsidRPr="00755A06">
        <w:t xml:space="preserve">    `LOGIN_ID` int(11) NOT NULL,  -- FK na User</w:t>
      </w:r>
    </w:p>
    <w:p w:rsidRPr="00755A06" w:rsidR="00755A06" w:rsidP="00755A06" w:rsidRDefault="00755A06" w14:paraId="6AA54D26" w14:textId="77777777">
      <w:r w:rsidRPr="00755A06">
        <w:t xml:space="preserve">    `ARTICLE_ID` int(11) NOT NULL,  -- FK na Article</w:t>
      </w:r>
    </w:p>
    <w:p w:rsidRPr="00755A06" w:rsidR="00755A06" w:rsidP="00755A06" w:rsidRDefault="00755A06" w14:paraId="628D9041" w14:textId="77777777">
      <w:r w:rsidRPr="00755A06">
        <w:t xml:space="preserve">    `EDITION_ID` int(11) NOT NULL,  -- FK na Edition</w:t>
      </w:r>
    </w:p>
    <w:p w:rsidR="00755A06" w:rsidP="006F2A18" w:rsidRDefault="00755A06" w14:paraId="0E9C67FA" w14:textId="0518B01F">
      <w:pPr>
        <w:rPr>
          <w:ins w:author="Tomáš Trégl" w:date="2024-10-28T11:15:01.23Z" w16du:dateUtc="2024-10-28T11:15:01.23Z" w:id="1950417799"/>
          <w:lang w:val="en-US"/>
        </w:rPr>
      </w:pPr>
      <w:r w:rsidRPr="006F2A18" w:rsidR="00755A06">
        <w:rPr>
          <w:lang w:val="en-US"/>
        </w:rPr>
        <w:t xml:space="preserve">    `CC_EVENT_TYPE_ID` </w:t>
      </w:r>
      <w:r w:rsidRPr="006F2A18" w:rsidR="00755A06">
        <w:rPr>
          <w:lang w:val="en-US"/>
        </w:rPr>
        <w:t>int(</w:t>
      </w:r>
      <w:r w:rsidRPr="006F2A18" w:rsidR="00755A06">
        <w:rPr>
          <w:lang w:val="en-US"/>
        </w:rPr>
        <w:t xml:space="preserve">11) NOT </w:t>
      </w:r>
      <w:r w:rsidRPr="006F2A18" w:rsidR="00755A06">
        <w:rPr>
          <w:lang w:val="en-US"/>
        </w:rPr>
        <w:t>NULL  --</w:t>
      </w:r>
      <w:r w:rsidRPr="006F2A18" w:rsidR="00755A06">
        <w:rPr>
          <w:lang w:val="en-US"/>
        </w:rPr>
        <w:t xml:space="preserve"> FK </w:t>
      </w:r>
      <w:r w:rsidRPr="006F2A18" w:rsidR="00755A06">
        <w:rPr>
          <w:lang w:val="en-US"/>
        </w:rPr>
        <w:t>na</w:t>
      </w:r>
      <w:r w:rsidRPr="006F2A18" w:rsidR="00755A06">
        <w:rPr>
          <w:lang w:val="en-US"/>
        </w:rPr>
        <w:t xml:space="preserve"> </w:t>
      </w:r>
      <w:r w:rsidRPr="006F2A18" w:rsidR="00755A06">
        <w:rPr>
          <w:lang w:val="en-US"/>
        </w:rPr>
        <w:t>CC_Event_type</w:t>
      </w:r>
    </w:p>
    <w:p w:rsidR="5E2AF963" w:rsidP="0595E59D" w:rsidRDefault="5E2AF963" w14:paraId="0E761696" w14:textId="0B7EFD14">
      <w:pPr>
        <w:pStyle w:val="Normln"/>
        <w:rPr>
          <w:ins w:author="Ondřej Budín" w:date="2024-10-31T07:53:33.794Z" w16du:dateUtc="2024-10-31T07:53:33.794Z" w:id="2131209218"/>
          <w:rFonts w:ascii="Aptos" w:hAnsi="Aptos" w:eastAsia="Aptos" w:cs="Aptos"/>
          <w:noProof w:val="0"/>
          <w:sz w:val="22"/>
          <w:szCs w:val="22"/>
          <w:lang w:val="en-US"/>
        </w:rPr>
      </w:pPr>
      <w:r w:rsidRPr="0595E59D" w:rsidR="3F045CA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ins w:author="Ondřej Budín" w:date="2024-10-31T07:53:40.101Z" w:id="748769967">
        <w:r w:rsidRPr="0595E59D" w:rsidR="3F045CA1">
          <w:rPr>
            <w:rFonts w:ascii="Aptos" w:hAnsi="Aptos" w:eastAsia="Aptos" w:cs="Aptos"/>
            <w:noProof w:val="0"/>
            <w:sz w:val="22"/>
            <w:szCs w:val="22"/>
            <w:lang w:val="en-US"/>
          </w:rPr>
          <w:t xml:space="preserve">    </w:t>
        </w:r>
      </w:ins>
      <w:r w:rsidRPr="0595E59D" w:rsidR="3F045CA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`Message` text DEFAULT NULL, -- </w:t>
      </w:r>
      <w:r w:rsidRPr="0595E59D" w:rsidR="3F045CA1">
        <w:rPr>
          <w:rFonts w:ascii="Aptos" w:hAnsi="Aptos" w:eastAsia="Aptos" w:cs="Aptos"/>
          <w:noProof w:val="0"/>
          <w:sz w:val="22"/>
          <w:szCs w:val="22"/>
          <w:lang w:val="en-US"/>
        </w:rPr>
        <w:t>Volitelná</w:t>
      </w:r>
      <w:r w:rsidRPr="0595E59D" w:rsidR="3F045CA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595E59D" w:rsidR="3F045CA1">
        <w:rPr>
          <w:rFonts w:ascii="Aptos" w:hAnsi="Aptos" w:eastAsia="Aptos" w:cs="Aptos"/>
          <w:noProof w:val="0"/>
          <w:sz w:val="22"/>
          <w:szCs w:val="22"/>
          <w:lang w:val="en-US"/>
        </w:rPr>
        <w:t>textová</w:t>
      </w:r>
      <w:r w:rsidRPr="0595E59D" w:rsidR="3F045CA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0595E59D" w:rsidR="3F045CA1">
        <w:rPr>
          <w:rFonts w:ascii="Aptos" w:hAnsi="Aptos" w:eastAsia="Aptos" w:cs="Aptos"/>
          <w:noProof w:val="0"/>
          <w:sz w:val="22"/>
          <w:szCs w:val="22"/>
          <w:lang w:val="en-US"/>
        </w:rPr>
        <w:t>zpráva</w:t>
      </w:r>
      <w:r w:rsidRPr="0595E59D" w:rsidR="3F045CA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</w:p>
    <w:p w:rsidR="5E2AF963" w:rsidP="0595E59D" w:rsidRDefault="5E2AF963" w14:paraId="7739FFA0" w14:textId="703B2A87">
      <w:pPr>
        <w:pStyle w:val="Normln"/>
        <w:ind w:firstLine="0"/>
        <w:rPr>
          <w:rFonts w:ascii="Aptos" w:hAnsi="Aptos" w:eastAsia="Aptos" w:cs="Aptos"/>
          <w:noProof w:val="0"/>
          <w:sz w:val="22"/>
          <w:szCs w:val="22"/>
          <w:lang w:val="en-US"/>
        </w:rPr>
      </w:pPr>
      <w:ins w:author="Ondřej Budín" w:date="2024-10-31T07:53:38.084Z" w:id="1509370012">
        <w:r w:rsidRPr="0595E59D" w:rsidR="3F045CA1">
          <w:rPr>
            <w:rFonts w:ascii="Aptos" w:hAnsi="Aptos" w:eastAsia="Aptos" w:cs="Aptos"/>
            <w:noProof w:val="0"/>
            <w:sz w:val="22"/>
            <w:szCs w:val="22"/>
            <w:lang w:val="en-US"/>
          </w:rPr>
          <w:t xml:space="preserve">    </w:t>
        </w:r>
      </w:ins>
      <w:r w:rsidRPr="0595E59D" w:rsidR="3F045CA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`DATA` </w:t>
      </w:r>
      <w:r w:rsidRPr="0595E59D" w:rsidR="3F045CA1">
        <w:rPr>
          <w:rFonts w:ascii="Aptos" w:hAnsi="Aptos" w:eastAsia="Aptos" w:cs="Aptos"/>
          <w:noProof w:val="0"/>
          <w:sz w:val="22"/>
          <w:szCs w:val="22"/>
          <w:lang w:val="en-US"/>
        </w:rPr>
        <w:t>json</w:t>
      </w:r>
      <w:r w:rsidRPr="0595E59D" w:rsidR="3F045CA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DEFAULT NULL,</w:t>
      </w:r>
    </w:p>
    <w:p w:rsidRPr="00755A06" w:rsidR="00755A06" w:rsidP="00755A06" w:rsidRDefault="00755A06" w14:paraId="269CA07B" w14:textId="77777777">
      <w:r w:rsidRPr="00755A06">
        <w:t>);</w:t>
      </w:r>
    </w:p>
    <w:p w:rsidRPr="00755A06" w:rsidR="00755A06" w:rsidP="00755A06" w:rsidRDefault="00755A06" w14:paraId="61C54A40" w14:textId="77777777">
      <w:pPr>
        <w:numPr>
          <w:ilvl w:val="0"/>
          <w:numId w:val="4"/>
        </w:numPr>
      </w:pPr>
      <w:r w:rsidRPr="00755A06">
        <w:rPr>
          <w:b/>
          <w:bCs/>
        </w:rPr>
        <w:t>Vztahy</w:t>
      </w:r>
      <w:r w:rsidRPr="00755A06">
        <w:t>:</w:t>
      </w:r>
    </w:p>
    <w:p w:rsidRPr="00755A06" w:rsidR="00755A06" w:rsidP="00755A06" w:rsidRDefault="00755A06" w14:paraId="68BE6299" w14:textId="77777777">
      <w:pPr>
        <w:numPr>
          <w:ilvl w:val="1"/>
          <w:numId w:val="4"/>
        </w:numPr>
      </w:pPr>
      <w:r w:rsidRPr="00755A06">
        <w:t>LOGIN_ID odkazuje na tabulku User, určuje, který uživatel akci provedl.</w:t>
      </w:r>
    </w:p>
    <w:p w:rsidRPr="00755A06" w:rsidR="00755A06" w:rsidP="00755A06" w:rsidRDefault="00755A06" w14:paraId="6AD97041" w14:textId="77777777">
      <w:pPr>
        <w:numPr>
          <w:ilvl w:val="1"/>
          <w:numId w:val="4"/>
        </w:numPr>
      </w:pPr>
      <w:r w:rsidRPr="00755A06">
        <w:lastRenderedPageBreak/>
        <w:t>ARTICLE_ID a EDITION_ID odkazují na odpovídající články a vydání.</w:t>
      </w:r>
    </w:p>
    <w:p w:rsidRPr="00755A06" w:rsidR="00755A06" w:rsidP="00755A06" w:rsidRDefault="00755A06" w14:paraId="32B4644D" w14:textId="77777777">
      <w:pPr>
        <w:numPr>
          <w:ilvl w:val="1"/>
          <w:numId w:val="4"/>
        </w:numPr>
        <w:rPr/>
      </w:pPr>
      <w:r w:rsidR="01402735">
        <w:rPr/>
        <w:t xml:space="preserve">CC_EVENT_TYPE_ID určuje typ události z tabulky </w:t>
      </w:r>
      <w:r w:rsidR="01402735">
        <w:rPr/>
        <w:t>CC_Event_type</w:t>
      </w:r>
      <w:r w:rsidR="01402735">
        <w:rPr/>
        <w:t>.</w:t>
      </w:r>
    </w:p>
    <w:p w:rsidR="5B293E72" w:rsidP="0595E59D" w:rsidRDefault="5B293E72" w14:paraId="432A5A58" w14:textId="30646DEF">
      <w:pPr>
        <w:numPr>
          <w:ilvl w:val="0"/>
          <w:numId w:val="4"/>
        </w:numPr>
        <w:rPr/>
        <w:pPrChange w:author="Tomáš Trégl" w:date="2024-10-28T11:14:30.922Z">
          <w:pPr>
            <w:numPr>
              <w:ilvl w:val="1"/>
              <w:numId w:val="4"/>
            </w:numPr>
          </w:pPr>
        </w:pPrChange>
      </w:pPr>
      <w:r w:rsidRPr="0595E59D" w:rsidR="51BA8390">
        <w:rPr>
          <w:b w:val="1"/>
          <w:bCs w:val="1"/>
        </w:rPr>
        <w:t>Komentář:</w:t>
      </w:r>
      <w:r w:rsidR="51BA8390">
        <w:rPr/>
        <w:t>:</w:t>
      </w:r>
    </w:p>
    <w:p w:rsidR="47E9AEEA" w:rsidP="0595E59D" w:rsidRDefault="47E9AEEA" w14:paraId="1606508F" w14:textId="361A8DC1">
      <w:pPr>
        <w:pStyle w:val="Odstavecseseznamem"/>
        <w:numPr>
          <w:ilvl w:val="1"/>
          <w:numId w:val="11"/>
        </w:numPr>
        <w:suppressLineNumbers w:val="0"/>
        <w:bidi w:val="0"/>
        <w:spacing w:before="0" w:beforeAutospacing="off" w:after="160" w:afterAutospacing="off" w:line="259" w:lineRule="auto"/>
        <w:ind w:left="1440" w:right="0" w:hanging="360"/>
        <w:jc w:val="left"/>
        <w:rPr/>
        <w:pPrChange w:author="Tomáš Trégl" w:date="2024-10-28T11:15:27.15Z">
          <w:pPr/>
        </w:pPrChange>
      </w:pPr>
      <w:r w:rsidR="0831250B">
        <w:rPr/>
        <w:t>Podle typu akce může být v sekci DATA uložena strojově čitelná (</w:t>
      </w:r>
      <w:r w:rsidR="0831250B">
        <w:rPr/>
        <w:t>JSO</w:t>
      </w:r>
      <w:r w:rsidR="0831250B">
        <w:rPr/>
        <w:t>N)  sekce</w:t>
      </w:r>
      <w:r w:rsidR="0831250B">
        <w:rPr/>
        <w:t xml:space="preserve"> údajů o dané akci... </w:t>
      </w:r>
      <w:r w:rsidR="0831250B">
        <w:rPr/>
        <w:t>pro každý typ akce specifická. Napři pro schválení recenze tu může být ohodnocení</w:t>
      </w:r>
      <w:r w:rsidR="0EE04696">
        <w:rPr/>
        <w:t>, které recenzent zapíše, ale dále se dále zpracovává v jiné části aplikace</w:t>
      </w:r>
    </w:p>
    <w:p w:rsidR="00C67B98" w:rsidP="00755A06" w:rsidRDefault="00C67B98" w14:paraId="55A528A1" w14:textId="77777777"/>
    <w:p w:rsidRPr="00755A06" w:rsidR="00755A06" w:rsidP="00755A06" w:rsidRDefault="00755A06" w14:paraId="29928ADC" w14:textId="14A33E99">
      <w:pPr>
        <w:rPr>
          <w:b/>
          <w:bCs/>
        </w:rPr>
      </w:pPr>
      <w:r w:rsidRPr="00755A06">
        <w:rPr>
          <w:b/>
          <w:bCs/>
        </w:rPr>
        <w:t>5. User</w:t>
      </w:r>
    </w:p>
    <w:p w:rsidRPr="00755A06" w:rsidR="00755A06" w:rsidP="00755A06" w:rsidRDefault="00755A06" w14:paraId="75E5DEEE" w14:textId="77777777">
      <w:pPr>
        <w:numPr>
          <w:ilvl w:val="0"/>
          <w:numId w:val="5"/>
        </w:numPr>
      </w:pPr>
      <w:r w:rsidRPr="00755A06">
        <w:rPr>
          <w:b/>
          <w:bCs/>
        </w:rPr>
        <w:t>Popis</w:t>
      </w:r>
      <w:r w:rsidRPr="00755A06">
        <w:t>: Tabulka User ukládá informace o uživatelích systému.</w:t>
      </w:r>
    </w:p>
    <w:p w:rsidRPr="00755A06" w:rsidR="00755A06" w:rsidP="00755A06" w:rsidRDefault="00755A06" w14:paraId="0EA63578" w14:textId="77777777">
      <w:pPr>
        <w:numPr>
          <w:ilvl w:val="0"/>
          <w:numId w:val="5"/>
        </w:numPr>
      </w:pPr>
      <w:r w:rsidRPr="00755A06">
        <w:rPr>
          <w:b/>
          <w:bCs/>
        </w:rPr>
        <w:t>Struktura</w:t>
      </w:r>
      <w:r w:rsidRPr="00755A06">
        <w:t>:</w:t>
      </w:r>
    </w:p>
    <w:p w:rsidRPr="00755A06" w:rsidR="00755A06" w:rsidP="00755A06" w:rsidRDefault="00755A06" w14:paraId="5559E551" w14:textId="77777777">
      <w:r w:rsidRPr="00755A06">
        <w:t>CREATE TABLE `User` (</w:t>
      </w:r>
    </w:p>
    <w:p w:rsidRPr="00755A06" w:rsidR="00755A06" w:rsidP="00755A06" w:rsidRDefault="00755A06" w14:paraId="74BF2C8A" w14:textId="77777777">
      <w:r w:rsidRPr="00755A06">
        <w:t xml:space="preserve">    `ID` int(11) NOT NULL,</w:t>
      </w:r>
    </w:p>
    <w:p w:rsidRPr="00755A06" w:rsidR="00755A06" w:rsidP="00755A06" w:rsidRDefault="00755A06" w14:paraId="651C9B59" w14:textId="77777777">
      <w:r w:rsidRPr="00755A06">
        <w:t xml:space="preserve">    `FirstName` varchar(255) NOT NULL,</w:t>
      </w:r>
    </w:p>
    <w:p w:rsidRPr="00755A06" w:rsidR="00755A06" w:rsidP="00755A06" w:rsidRDefault="00755A06" w14:paraId="158090DB" w14:textId="77777777">
      <w:r w:rsidRPr="00755A06">
        <w:t xml:space="preserve">    `LastName` varchar(255) NOT NULL,</w:t>
      </w:r>
    </w:p>
    <w:p w:rsidRPr="00755A06" w:rsidR="00755A06" w:rsidP="00755A06" w:rsidRDefault="00755A06" w14:paraId="0041EE24" w14:textId="77777777">
      <w:r w:rsidRPr="00755A06">
        <w:t xml:space="preserve">    `TitleP` varchar(50) DEFAULT NULL,</w:t>
      </w:r>
    </w:p>
    <w:p w:rsidRPr="00755A06" w:rsidR="00755A06" w:rsidP="00755A06" w:rsidRDefault="00755A06" w14:paraId="7C59809D" w14:textId="77777777">
      <w:r w:rsidRPr="00755A06">
        <w:t xml:space="preserve">    `TitleS` varchar(50) DEFAULT NULL,</w:t>
      </w:r>
    </w:p>
    <w:p w:rsidRPr="00755A06" w:rsidR="00755A06" w:rsidP="00755A06" w:rsidRDefault="00755A06" w14:paraId="10A80751" w14:textId="77777777">
      <w:r w:rsidRPr="00755A06">
        <w:t xml:space="preserve">    `Phone` varchar(20) DEFAULT NULL,</w:t>
      </w:r>
    </w:p>
    <w:p w:rsidRPr="00755A06" w:rsidR="00755A06" w:rsidP="00755A06" w:rsidRDefault="00755A06" w14:paraId="192D6F17" w14:textId="77777777">
      <w:r w:rsidRPr="00755A06">
        <w:t xml:space="preserve">    `Email` varchar(255) NOT NULL,</w:t>
      </w:r>
    </w:p>
    <w:p w:rsidRPr="00755A06" w:rsidR="00755A06" w:rsidP="00755A06" w:rsidRDefault="00755A06" w14:paraId="7F0B95D3" w14:textId="77777777">
      <w:r w:rsidRPr="00755A06">
        <w:t xml:space="preserve">    `Password` varchar(255) NOT NULL,</w:t>
      </w:r>
    </w:p>
    <w:p w:rsidRPr="00755A06" w:rsidR="00755A06" w:rsidP="00755A06" w:rsidRDefault="00755A06" w14:paraId="7A7FC300" w14:textId="77777777">
      <w:r w:rsidRPr="00755A06">
        <w:t xml:space="preserve">    `Login` varchar(50) NOT NULL,</w:t>
      </w:r>
    </w:p>
    <w:p w:rsidRPr="00755A06" w:rsidR="00755A06" w:rsidP="00755A06" w:rsidRDefault="00755A06" w14:paraId="1268C0E0" w14:textId="77777777">
      <w:r w:rsidRPr="00755A06">
        <w:t xml:space="preserve">    `CC_Login_function_ID` int(11) NOT NULL,  -- FK na CC_Login_function</w:t>
      </w:r>
    </w:p>
    <w:p w:rsidRPr="00755A06" w:rsidR="00755A06" w:rsidP="00755A06" w:rsidRDefault="00755A06" w14:paraId="57BC1E2D" w14:textId="77777777">
      <w:r w:rsidRPr="00755A06">
        <w:t xml:space="preserve">    `LastLogin` datetime DEFAULT NULL</w:t>
      </w:r>
    </w:p>
    <w:p w:rsidRPr="00755A06" w:rsidR="00755A06" w:rsidP="00755A06" w:rsidRDefault="00755A06" w14:paraId="66DE8527" w14:textId="77777777">
      <w:r w:rsidRPr="00755A06">
        <w:t>);</w:t>
      </w:r>
    </w:p>
    <w:p w:rsidRPr="00755A06" w:rsidR="00755A06" w:rsidP="00755A06" w:rsidRDefault="00755A06" w14:paraId="01A71D16" w14:textId="77777777">
      <w:pPr>
        <w:numPr>
          <w:ilvl w:val="0"/>
          <w:numId w:val="5"/>
        </w:numPr>
      </w:pPr>
      <w:r w:rsidRPr="00755A06">
        <w:rPr>
          <w:b/>
          <w:bCs/>
        </w:rPr>
        <w:t>Vztahy</w:t>
      </w:r>
      <w:r w:rsidRPr="00755A06">
        <w:t>:</w:t>
      </w:r>
    </w:p>
    <w:p w:rsidRPr="00755A06" w:rsidR="00755A06" w:rsidP="00755A06" w:rsidRDefault="00755A06" w14:paraId="03138866" w14:textId="77777777">
      <w:pPr>
        <w:numPr>
          <w:ilvl w:val="1"/>
          <w:numId w:val="5"/>
        </w:numPr>
      </w:pPr>
      <w:r w:rsidRPr="00755A06">
        <w:t>CC_Login_function_ID odkazuje na tabulku CC_Login_function, která definuje role nebo funkce uživatelů.</w:t>
      </w:r>
    </w:p>
    <w:p w:rsidR="00C67B98" w:rsidP="00755A06" w:rsidRDefault="00C67B98" w14:paraId="7D4DFA5A" w14:textId="77777777"/>
    <w:p w:rsidRPr="00755A06" w:rsidR="00755A06" w:rsidP="00755A06" w:rsidRDefault="00755A06" w14:paraId="672CECB3" w14:textId="3C149968">
      <w:pPr>
        <w:rPr>
          <w:b/>
          <w:bCs/>
        </w:rPr>
      </w:pPr>
      <w:r w:rsidRPr="00755A06">
        <w:rPr>
          <w:b/>
          <w:bCs/>
        </w:rPr>
        <w:t>6. Comment</w:t>
      </w:r>
    </w:p>
    <w:p w:rsidRPr="00755A06" w:rsidR="00755A06" w:rsidP="00755A06" w:rsidRDefault="00755A06" w14:paraId="41817AE3" w14:textId="353D9FD6">
      <w:pPr>
        <w:numPr>
          <w:ilvl w:val="0"/>
          <w:numId w:val="6"/>
        </w:numPr>
        <w:rPr/>
      </w:pPr>
      <w:r w:rsidRPr="0595E59D" w:rsidR="01402735">
        <w:rPr>
          <w:b w:val="1"/>
          <w:bCs w:val="1"/>
        </w:rPr>
        <w:t>Popis</w:t>
      </w:r>
      <w:r w:rsidR="01402735">
        <w:rPr/>
        <w:t xml:space="preserve">: Tabulka Comment ukládá </w:t>
      </w:r>
      <w:del w:author="Ondřej Budín" w:date="2024-10-31T07:50:19.845Z" w:id="834865715">
        <w:r w:rsidDel="4BEC30DA">
          <w:delText>(</w:delText>
        </w:r>
      </w:del>
      <w:r w:rsidR="4BEC30DA">
        <w:rPr/>
        <w:t>uživatelské</w:t>
      </w:r>
      <w:del w:author="Ondřej Budín" w:date="2024-10-31T07:50:21.459Z" w:id="1206985616">
        <w:r w:rsidDel="4BEC30DA">
          <w:delText>)</w:delText>
        </w:r>
      </w:del>
      <w:r w:rsidR="4BEC30DA">
        <w:rPr/>
        <w:t xml:space="preserve"> </w:t>
      </w:r>
      <w:r w:rsidR="01402735">
        <w:rPr/>
        <w:t>komentáře k článkům.</w:t>
      </w:r>
    </w:p>
    <w:p w:rsidRPr="00755A06" w:rsidR="00755A06" w:rsidP="00755A06" w:rsidRDefault="00755A06" w14:paraId="1F542F2F" w14:textId="77777777">
      <w:pPr>
        <w:numPr>
          <w:ilvl w:val="0"/>
          <w:numId w:val="6"/>
        </w:numPr>
      </w:pPr>
      <w:r w:rsidRPr="00755A06">
        <w:rPr>
          <w:b/>
          <w:bCs/>
        </w:rPr>
        <w:t>Struktura</w:t>
      </w:r>
      <w:r w:rsidRPr="00755A06">
        <w:t>:</w:t>
      </w:r>
    </w:p>
    <w:p w:rsidRPr="00755A06" w:rsidR="00755A06" w:rsidP="00755A06" w:rsidRDefault="00755A06" w14:paraId="7F606A3A" w14:textId="77777777">
      <w:r w:rsidRPr="00755A06">
        <w:t>CREATE TABLE `Comment` (</w:t>
      </w:r>
    </w:p>
    <w:p w:rsidRPr="00755A06" w:rsidR="00755A06" w:rsidP="00755A06" w:rsidRDefault="00755A06" w14:paraId="30D84196" w14:textId="77777777">
      <w:r w:rsidRPr="00755A06">
        <w:t xml:space="preserve">    `ID` int(11) NOT NULL,</w:t>
      </w:r>
    </w:p>
    <w:p w:rsidRPr="00755A06" w:rsidR="00755A06" w:rsidP="00755A06" w:rsidRDefault="00755A06" w14:paraId="7358DD8C" w14:textId="77777777">
      <w:r w:rsidRPr="00755A06">
        <w:t xml:space="preserve">    `Text` text NOT NULL,</w:t>
      </w:r>
    </w:p>
    <w:p w:rsidRPr="00755A06" w:rsidR="00755A06" w:rsidP="00755A06" w:rsidRDefault="00755A06" w14:paraId="33383DB2" w14:textId="77777777">
      <w:r w:rsidRPr="00755A06">
        <w:t xml:space="preserve">    `TS` timestamp NOT NULL,</w:t>
      </w:r>
    </w:p>
    <w:p w:rsidRPr="00755A06" w:rsidR="00755A06" w:rsidP="00755A06" w:rsidRDefault="00755A06" w14:paraId="0FA396A1" w14:textId="77777777">
      <w:r w:rsidRPr="00755A06">
        <w:t xml:space="preserve">    `ARTICLE_ID` int(11) NOT NULL  -- FK na Article</w:t>
      </w:r>
    </w:p>
    <w:p w:rsidRPr="00755A06" w:rsidR="00755A06" w:rsidP="00755A06" w:rsidRDefault="00755A06" w14:paraId="11D66479" w14:textId="77777777">
      <w:r w:rsidRPr="00755A06">
        <w:lastRenderedPageBreak/>
        <w:t>);</w:t>
      </w:r>
    </w:p>
    <w:p w:rsidRPr="00755A06" w:rsidR="00755A06" w:rsidP="00755A06" w:rsidRDefault="00755A06" w14:paraId="68D94275" w14:textId="77777777">
      <w:pPr>
        <w:numPr>
          <w:ilvl w:val="0"/>
          <w:numId w:val="6"/>
        </w:numPr>
      </w:pPr>
      <w:r w:rsidRPr="00755A06">
        <w:rPr>
          <w:b/>
          <w:bCs/>
        </w:rPr>
        <w:t>Vztahy</w:t>
      </w:r>
      <w:r w:rsidRPr="00755A06">
        <w:t>:</w:t>
      </w:r>
    </w:p>
    <w:p w:rsidRPr="00755A06" w:rsidR="00755A06" w:rsidP="00755A06" w:rsidRDefault="00755A06" w14:paraId="71D76DCC" w14:textId="77777777">
      <w:pPr>
        <w:numPr>
          <w:ilvl w:val="1"/>
          <w:numId w:val="6"/>
        </w:numPr>
      </w:pPr>
      <w:r w:rsidRPr="00755A06">
        <w:t>ARTICLE_ID odkazuje na tabulku Article.</w:t>
      </w:r>
    </w:p>
    <w:p w:rsidR="00E23FFB" w:rsidP="00755A06" w:rsidRDefault="00E23FFB" w14:paraId="4C426ACB" w14:textId="77777777"/>
    <w:p w:rsidRPr="00755A06" w:rsidR="00755A06" w:rsidP="00755A06" w:rsidRDefault="00755A06" w14:paraId="32D76691" w14:textId="33E0A5B9">
      <w:pPr>
        <w:rPr>
          <w:b/>
          <w:bCs/>
        </w:rPr>
      </w:pPr>
      <w:r w:rsidRPr="00755A06">
        <w:rPr>
          <w:b/>
          <w:bCs/>
        </w:rPr>
        <w:t>7. Session</w:t>
      </w:r>
    </w:p>
    <w:p w:rsidRPr="00755A06" w:rsidR="00755A06" w:rsidP="00755A06" w:rsidRDefault="00755A06" w14:paraId="0C86A883" w14:textId="77777777">
      <w:pPr>
        <w:numPr>
          <w:ilvl w:val="0"/>
          <w:numId w:val="7"/>
        </w:numPr>
      </w:pPr>
      <w:r w:rsidRPr="00755A06">
        <w:rPr>
          <w:b/>
          <w:bCs/>
        </w:rPr>
        <w:t>Popis</w:t>
      </w:r>
      <w:r w:rsidRPr="00755A06">
        <w:t>: Tabulka Session zaznamenává jednotlivé přihlášení uživatelů.</w:t>
      </w:r>
    </w:p>
    <w:p w:rsidRPr="00755A06" w:rsidR="00755A06" w:rsidP="00755A06" w:rsidRDefault="00755A06" w14:paraId="24FB6948" w14:textId="77777777">
      <w:pPr>
        <w:numPr>
          <w:ilvl w:val="0"/>
          <w:numId w:val="7"/>
        </w:numPr>
      </w:pPr>
      <w:r w:rsidRPr="00755A06">
        <w:rPr>
          <w:b/>
          <w:bCs/>
        </w:rPr>
        <w:t>Struktura</w:t>
      </w:r>
      <w:r w:rsidRPr="00755A06">
        <w:t>:</w:t>
      </w:r>
    </w:p>
    <w:p w:rsidRPr="00755A06" w:rsidR="00755A06" w:rsidP="00755A06" w:rsidRDefault="00755A06" w14:paraId="0A6565FD" w14:textId="77777777">
      <w:r w:rsidRPr="00755A06">
        <w:t>CREATE TABLE `Session` (</w:t>
      </w:r>
    </w:p>
    <w:p w:rsidRPr="00755A06" w:rsidR="00755A06" w:rsidP="00755A06" w:rsidRDefault="00755A06" w14:paraId="6F0641CC" w14:textId="77777777">
      <w:r w:rsidRPr="00755A06">
        <w:t xml:space="preserve">    `ID` int(11) NOT NULL,</w:t>
      </w:r>
    </w:p>
    <w:p w:rsidRPr="00755A06" w:rsidR="00755A06" w:rsidP="00755A06" w:rsidRDefault="00755A06" w14:paraId="5E17135D" w14:textId="77777777">
      <w:r w:rsidRPr="00755A06">
        <w:t xml:space="preserve">    `TS` timestamp NOT NULL,</w:t>
      </w:r>
    </w:p>
    <w:p w:rsidRPr="00755A06" w:rsidR="00755A06" w:rsidP="00755A06" w:rsidRDefault="00755A06" w14:paraId="364EB220" w14:textId="77777777">
      <w:r w:rsidRPr="00755A06">
        <w:t xml:space="preserve">    `SessionLog` text DEFAULT NULL</w:t>
      </w:r>
    </w:p>
    <w:p w:rsidRPr="00755A06" w:rsidR="00755A06" w:rsidP="00755A06" w:rsidRDefault="00755A06" w14:paraId="04143937" w14:textId="77777777">
      <w:r w:rsidRPr="00755A06">
        <w:t>);</w:t>
      </w:r>
    </w:p>
    <w:p w:rsidRPr="00755A06" w:rsidR="00755A06" w:rsidP="00755A06" w:rsidRDefault="00755A06" w14:paraId="16E3A051" w14:textId="27CAACB1">
      <w:pPr>
        <w:numPr>
          <w:ilvl w:val="0"/>
          <w:numId w:val="7"/>
        </w:numPr>
      </w:pPr>
      <w:r w:rsidRPr="00755A06">
        <w:rPr>
          <w:b/>
          <w:bCs/>
        </w:rPr>
        <w:t>Poznámka</w:t>
      </w:r>
      <w:r w:rsidRPr="00755A06">
        <w:t xml:space="preserve">: Jedná se o jednoduchou tabulku pro sledování uživatelských </w:t>
      </w:r>
      <w:r w:rsidR="00E23FFB">
        <w:t>session</w:t>
      </w:r>
      <w:r w:rsidRPr="00755A06">
        <w:t>.</w:t>
      </w:r>
    </w:p>
    <w:p w:rsidR="00E23FFB" w:rsidP="00755A06" w:rsidRDefault="00E23FFB" w14:paraId="67CDB124" w14:textId="77777777"/>
    <w:p w:rsidRPr="00755A06" w:rsidR="00E23FFB" w:rsidP="00755A06" w:rsidRDefault="00755A06" w14:paraId="7FB2514E" w14:textId="76E6107F">
      <w:pPr>
        <w:rPr>
          <w:b/>
          <w:bCs/>
        </w:rPr>
      </w:pPr>
      <w:r w:rsidRPr="00755A06">
        <w:rPr>
          <w:b/>
          <w:bCs/>
        </w:rPr>
        <w:t>8. Číselníkové tabulky</w:t>
      </w:r>
    </w:p>
    <w:p w:rsidRPr="00755A06" w:rsidR="00755A06" w:rsidP="00755A06" w:rsidRDefault="00755A06" w14:paraId="42A83342" w14:textId="77777777">
      <w:pPr>
        <w:rPr>
          <w:b/>
          <w:bCs/>
        </w:rPr>
      </w:pPr>
      <w:r w:rsidRPr="00755A06">
        <w:rPr>
          <w:b/>
          <w:bCs/>
        </w:rPr>
        <w:t>CC_Article_status</w:t>
      </w:r>
    </w:p>
    <w:p w:rsidRPr="00755A06" w:rsidR="00755A06" w:rsidP="00755A06" w:rsidRDefault="00755A06" w14:paraId="49C34AF6" w14:textId="77777777">
      <w:pPr>
        <w:numPr>
          <w:ilvl w:val="0"/>
          <w:numId w:val="8"/>
        </w:numPr>
      </w:pPr>
      <w:r w:rsidRPr="00755A06">
        <w:rPr>
          <w:b/>
          <w:bCs/>
        </w:rPr>
        <w:t>Popis</w:t>
      </w:r>
      <w:r w:rsidRPr="00755A06">
        <w:t>: Obsahuje možné stavy článků (např. koncept, publikováno).</w:t>
      </w:r>
    </w:p>
    <w:p w:rsidRPr="00755A06" w:rsidR="00755A06" w:rsidP="00755A06" w:rsidRDefault="00755A06" w14:paraId="641F8CFE" w14:textId="77777777">
      <w:pPr>
        <w:numPr>
          <w:ilvl w:val="0"/>
          <w:numId w:val="8"/>
        </w:numPr>
      </w:pPr>
      <w:r w:rsidRPr="00755A06">
        <w:rPr>
          <w:b/>
          <w:bCs/>
        </w:rPr>
        <w:t>Struktura</w:t>
      </w:r>
      <w:r w:rsidRPr="00755A06">
        <w:t>:</w:t>
      </w:r>
    </w:p>
    <w:p w:rsidRPr="00755A06" w:rsidR="00755A06" w:rsidP="00755A06" w:rsidRDefault="00755A06" w14:paraId="23949096" w14:textId="77777777">
      <w:r w:rsidRPr="00755A06">
        <w:t>CREATE TABLE `CC_Article_status` (</w:t>
      </w:r>
    </w:p>
    <w:p w:rsidRPr="00755A06" w:rsidR="00755A06" w:rsidP="00755A06" w:rsidRDefault="00755A06" w14:paraId="157B94D3" w14:textId="77777777">
      <w:r w:rsidRPr="00755A06">
        <w:t xml:space="preserve">    `ID` int(11) NOT NULL,</w:t>
      </w:r>
    </w:p>
    <w:p w:rsidRPr="00755A06" w:rsidR="00755A06" w:rsidP="00755A06" w:rsidRDefault="00755A06" w14:paraId="41091D52" w14:textId="77777777">
      <w:r w:rsidRPr="00755A06">
        <w:t xml:space="preserve">    `Description` varchar(255) NOT NULL</w:t>
      </w:r>
    </w:p>
    <w:p w:rsidRPr="00755A06" w:rsidR="00755A06" w:rsidP="00755A06" w:rsidRDefault="00755A06" w14:paraId="15B6B53F" w14:textId="77777777">
      <w:r w:rsidRPr="00755A06">
        <w:t>);</w:t>
      </w:r>
    </w:p>
    <w:p w:rsidRPr="00755A06" w:rsidR="00755A06" w:rsidP="00755A06" w:rsidRDefault="00755A06" w14:paraId="1D53FF4A" w14:textId="77777777">
      <w:pPr>
        <w:rPr>
          <w:b/>
          <w:bCs/>
        </w:rPr>
      </w:pPr>
      <w:r w:rsidRPr="00755A06">
        <w:rPr>
          <w:b/>
          <w:bCs/>
        </w:rPr>
        <w:t>CC_Event_type</w:t>
      </w:r>
    </w:p>
    <w:p w:rsidRPr="00755A06" w:rsidR="00755A06" w:rsidP="00755A06" w:rsidRDefault="00755A06" w14:paraId="3A7585B6" w14:textId="77777777">
      <w:pPr>
        <w:numPr>
          <w:ilvl w:val="0"/>
          <w:numId w:val="9"/>
        </w:numPr>
      </w:pPr>
      <w:r w:rsidRPr="00755A06">
        <w:rPr>
          <w:b/>
          <w:bCs/>
        </w:rPr>
        <w:t>Popis</w:t>
      </w:r>
      <w:r w:rsidRPr="00755A06">
        <w:t>: Obsahuje typy událostí, které se mohou vyskytnout v systému (např. změna, aktualizace).</w:t>
      </w:r>
    </w:p>
    <w:p w:rsidRPr="00755A06" w:rsidR="00755A06" w:rsidP="00755A06" w:rsidRDefault="00755A06" w14:paraId="49976A10" w14:textId="77777777">
      <w:pPr>
        <w:numPr>
          <w:ilvl w:val="0"/>
          <w:numId w:val="9"/>
        </w:numPr>
      </w:pPr>
      <w:r w:rsidRPr="00755A06">
        <w:rPr>
          <w:b/>
          <w:bCs/>
        </w:rPr>
        <w:t>Struktura</w:t>
      </w:r>
      <w:r w:rsidRPr="00755A06">
        <w:t>:</w:t>
      </w:r>
    </w:p>
    <w:p w:rsidRPr="00755A06" w:rsidR="00755A06" w:rsidP="00755A06" w:rsidRDefault="00755A06" w14:paraId="7CE405BA" w14:textId="77777777">
      <w:r w:rsidRPr="00755A06">
        <w:t>CREATE TABLE `CC_Event_type` (</w:t>
      </w:r>
    </w:p>
    <w:p w:rsidRPr="00755A06" w:rsidR="00755A06" w:rsidP="00755A06" w:rsidRDefault="00755A06" w14:paraId="52BCB3C5" w14:textId="77777777">
      <w:r w:rsidRPr="00755A06">
        <w:t xml:space="preserve">    `ID` int(11) NOT NULL,</w:t>
      </w:r>
    </w:p>
    <w:p w:rsidRPr="00755A06" w:rsidR="00755A06" w:rsidP="00755A06" w:rsidRDefault="00755A06" w14:paraId="2C496881" w14:textId="77777777">
      <w:r w:rsidRPr="00755A06">
        <w:t xml:space="preserve">    `Description` varchar(255) NOT NULL</w:t>
      </w:r>
    </w:p>
    <w:p w:rsidRPr="00755A06" w:rsidR="00755A06" w:rsidP="00755A06" w:rsidRDefault="00755A06" w14:paraId="173AF1D6" w14:textId="77777777">
      <w:r w:rsidRPr="00755A06">
        <w:t>);</w:t>
      </w:r>
    </w:p>
    <w:p w:rsidRPr="00755A06" w:rsidR="00755A06" w:rsidP="00755A06" w:rsidRDefault="00755A06" w14:paraId="4B5C5178" w14:textId="77777777">
      <w:pPr>
        <w:rPr>
          <w:b/>
          <w:bCs/>
        </w:rPr>
      </w:pPr>
      <w:r w:rsidRPr="00755A06">
        <w:rPr>
          <w:b/>
          <w:bCs/>
        </w:rPr>
        <w:t>CC_Login_function</w:t>
      </w:r>
    </w:p>
    <w:p w:rsidRPr="00755A06" w:rsidR="00755A06" w:rsidP="00755A06" w:rsidRDefault="00755A06" w14:paraId="2FAE414F" w14:textId="77777777">
      <w:pPr>
        <w:numPr>
          <w:ilvl w:val="0"/>
          <w:numId w:val="10"/>
        </w:numPr>
      </w:pPr>
      <w:r w:rsidRPr="00755A06">
        <w:rPr>
          <w:b/>
          <w:bCs/>
        </w:rPr>
        <w:lastRenderedPageBreak/>
        <w:t>Popis</w:t>
      </w:r>
      <w:r w:rsidRPr="00755A06">
        <w:t>: Definuje role nebo funkce uživatelů v systému.</w:t>
      </w:r>
    </w:p>
    <w:p w:rsidRPr="00755A06" w:rsidR="00755A06" w:rsidP="00755A06" w:rsidRDefault="00755A06" w14:paraId="4B0C4FF0" w14:textId="77777777">
      <w:pPr>
        <w:numPr>
          <w:ilvl w:val="0"/>
          <w:numId w:val="10"/>
        </w:numPr>
      </w:pPr>
      <w:r w:rsidRPr="00755A06">
        <w:rPr>
          <w:b/>
          <w:bCs/>
        </w:rPr>
        <w:t>Struktura</w:t>
      </w:r>
      <w:r w:rsidRPr="00755A06">
        <w:t>:</w:t>
      </w:r>
    </w:p>
    <w:p w:rsidRPr="00755A06" w:rsidR="00755A06" w:rsidP="00755A06" w:rsidRDefault="00755A06" w14:paraId="344695C9" w14:textId="77777777">
      <w:r w:rsidRPr="00755A06">
        <w:t>CREATE TABLE `CC_Login_function` (</w:t>
      </w:r>
    </w:p>
    <w:p w:rsidRPr="00755A06" w:rsidR="00755A06" w:rsidP="00755A06" w:rsidRDefault="00755A06" w14:paraId="12ED0E2C" w14:textId="77777777">
      <w:r w:rsidRPr="00755A06">
        <w:t xml:space="preserve">    `ID` int(11) NOT NULL,</w:t>
      </w:r>
    </w:p>
    <w:p w:rsidRPr="00755A06" w:rsidR="00755A06" w:rsidP="00755A06" w:rsidRDefault="00755A06" w14:paraId="2B4572C5" w14:textId="77777777">
      <w:r w:rsidRPr="00755A06">
        <w:t xml:space="preserve">    `Name` varchar(255) NOT NULL</w:t>
      </w:r>
    </w:p>
    <w:p w:rsidRPr="00755A06" w:rsidR="00755A06" w:rsidP="00755A06" w:rsidRDefault="00755A06" w14:paraId="2250BFAB" w14:textId="77777777">
      <w:pPr/>
      <w:r w:rsidR="01402735">
        <w:rPr/>
        <w:t>);</w:t>
      </w:r>
    </w:p>
    <w:p w:rsidR="00B17605" w:rsidRDefault="009917E0" w14:paraId="6E5F91AC" w14:textId="69872CE3"/>
    <w:p w:rsidR="00B17605" w:rsidRDefault="009917E0" w14:paraId="72D2B66E" w14:textId="65E07086">
      <w:r w:rsidR="79C44DA1">
        <w:rPr/>
        <w:t xml:space="preserve">9. </w:t>
      </w:r>
      <w:r w:rsidR="79C44DA1">
        <w:rPr/>
        <w:t>Article_User</w:t>
      </w:r>
    </w:p>
    <w:p w:rsidR="00B17605" w:rsidP="0595E59D" w:rsidRDefault="009917E0" w14:paraId="5D61D2BB" w14:textId="5E07752E">
      <w:pPr>
        <w:pStyle w:val="Normln"/>
      </w:pPr>
      <w:r w:rsidR="79C44DA1">
        <w:rPr/>
        <w:t xml:space="preserve">Popis: Tabulka </w:t>
      </w:r>
      <w:r w:rsidR="79C44DA1">
        <w:rPr/>
        <w:t>Article_User</w:t>
      </w:r>
      <w:r w:rsidR="79C44DA1">
        <w:rPr/>
        <w:t xml:space="preserve"> slouží jako vazební tabulka mezi články a uživateli. Umožňuje sledování interakcí uživatelů s články, včetně časové stopy a přihlášení během relace.</w:t>
      </w:r>
    </w:p>
    <w:p w:rsidR="00B17605" w:rsidP="0595E59D" w:rsidRDefault="009917E0" w14:paraId="384EE48D" w14:textId="0CDAC53D">
      <w:pPr>
        <w:pStyle w:val="Normln"/>
      </w:pPr>
      <w:r w:rsidR="79C44DA1">
        <w:rPr/>
        <w:t>Struktura:</w:t>
      </w:r>
    </w:p>
    <w:p w:rsidR="00B17605" w:rsidP="0595E59D" w:rsidRDefault="009917E0" w14:paraId="2E501289" w14:textId="36977102">
      <w:pPr>
        <w:pStyle w:val="Normln"/>
      </w:pPr>
      <w:r w:rsidR="326106F0">
        <w:rPr/>
        <w:t>CREATE TABLE `</w:t>
      </w:r>
      <w:r w:rsidR="326106F0">
        <w:rPr/>
        <w:t>Article_User</w:t>
      </w:r>
      <w:r w:rsidR="326106F0">
        <w:rPr/>
        <w:t>` (</w:t>
      </w:r>
    </w:p>
    <w:p w:rsidR="00B17605" w:rsidP="0595E59D" w:rsidRDefault="009917E0" w14:paraId="3D5EA9E0" w14:textId="696FD28B">
      <w:pPr>
        <w:pStyle w:val="Normln"/>
        <w:pPrChange w:author="Ondřej Budín" w:date="2024-10-31T10:27:51.771Z">
          <w:pPr/>
        </w:pPrChange>
      </w:pPr>
      <w:r w:rsidR="326106F0">
        <w:rPr/>
        <w:t xml:space="preserve">    `ID` </w:t>
      </w:r>
      <w:r w:rsidR="326106F0">
        <w:rPr/>
        <w:t>int</w:t>
      </w:r>
      <w:r w:rsidR="326106F0">
        <w:rPr/>
        <w:t>(11) NOT NULL,</w:t>
      </w:r>
    </w:p>
    <w:p w:rsidR="00B17605" w:rsidP="0595E59D" w:rsidRDefault="009917E0" w14:paraId="3AB6263F" w14:textId="15BDC503">
      <w:pPr>
        <w:pStyle w:val="Normln"/>
        <w:pPrChange w:author="Ondřej Budín" w:date="2024-10-31T10:27:51.771Z">
          <w:pPr/>
        </w:pPrChange>
      </w:pPr>
      <w:r w:rsidR="326106F0">
        <w:rPr/>
        <w:t xml:space="preserve">    `</w:t>
      </w:r>
      <w:r w:rsidR="326106F0">
        <w:rPr/>
        <w:t>Article_ID</w:t>
      </w:r>
      <w:r w:rsidR="326106F0">
        <w:rPr/>
        <w:t xml:space="preserve">` </w:t>
      </w:r>
      <w:r w:rsidR="326106F0">
        <w:rPr/>
        <w:t>int</w:t>
      </w:r>
      <w:r w:rsidR="326106F0">
        <w:rPr/>
        <w:t xml:space="preserve">(11) NOT </w:t>
      </w:r>
      <w:r w:rsidR="326106F0">
        <w:rPr/>
        <w:t xml:space="preserve">NULL,   </w:t>
      </w:r>
      <w:r w:rsidR="326106F0">
        <w:rPr/>
        <w:t xml:space="preserve">      -- FK na </w:t>
      </w:r>
      <w:r w:rsidR="326106F0">
        <w:rPr/>
        <w:t>Article</w:t>
      </w:r>
    </w:p>
    <w:p w:rsidR="00B17605" w:rsidP="0595E59D" w:rsidRDefault="009917E0" w14:paraId="13931CE5" w14:textId="00E0E9C0">
      <w:pPr>
        <w:pStyle w:val="Normln"/>
        <w:pPrChange w:author="Ondřej Budín" w:date="2024-10-31T10:27:51.771Z">
          <w:pPr/>
        </w:pPrChange>
      </w:pPr>
      <w:r w:rsidR="326106F0">
        <w:rPr/>
        <w:t xml:space="preserve">    `</w:t>
      </w:r>
      <w:r w:rsidR="326106F0">
        <w:rPr/>
        <w:t>User_ID</w:t>
      </w:r>
      <w:r w:rsidR="326106F0">
        <w:rPr/>
        <w:t xml:space="preserve">` </w:t>
      </w:r>
      <w:r w:rsidR="326106F0">
        <w:rPr/>
        <w:t>int</w:t>
      </w:r>
      <w:r w:rsidR="326106F0">
        <w:rPr/>
        <w:t xml:space="preserve">(11) NOT </w:t>
      </w:r>
      <w:r w:rsidR="326106F0">
        <w:rPr/>
        <w:t xml:space="preserve">NULL,   </w:t>
      </w:r>
      <w:r w:rsidR="326106F0">
        <w:rPr/>
        <w:t xml:space="preserve">         -- FK na User</w:t>
      </w:r>
    </w:p>
    <w:p w:rsidR="00B17605" w:rsidP="0595E59D" w:rsidRDefault="009917E0" w14:paraId="3952AF08" w14:textId="78BE8230">
      <w:pPr>
        <w:pStyle w:val="Normln"/>
        <w:pPrChange w:author="Ondřej Budín" w:date="2024-10-31T10:27:51.771Z">
          <w:pPr/>
        </w:pPrChange>
      </w:pPr>
      <w:r w:rsidR="326106F0">
        <w:rPr/>
        <w:t xml:space="preserve">    `</w:t>
      </w:r>
      <w:r w:rsidR="326106F0">
        <w:rPr/>
        <w:t>Role_ID</w:t>
      </w:r>
      <w:r w:rsidR="326106F0">
        <w:rPr/>
        <w:t xml:space="preserve">` </w:t>
      </w:r>
      <w:r w:rsidR="326106F0">
        <w:rPr/>
        <w:t>int</w:t>
      </w:r>
      <w:r w:rsidR="326106F0">
        <w:rPr/>
        <w:t xml:space="preserve">(11) NOT </w:t>
      </w:r>
      <w:r w:rsidR="326106F0">
        <w:rPr/>
        <w:t xml:space="preserve">NULL,   </w:t>
      </w:r>
      <w:r w:rsidR="326106F0">
        <w:rPr/>
        <w:t xml:space="preserve">         -- FK na </w:t>
      </w:r>
      <w:r w:rsidR="326106F0">
        <w:rPr/>
        <w:t>CC_Role</w:t>
      </w:r>
      <w:r w:rsidR="326106F0">
        <w:rPr/>
        <w:t>, popisuje úlohu uživatele vůči článku</w:t>
      </w:r>
    </w:p>
    <w:p w:rsidR="00B17605" w:rsidP="0595E59D" w:rsidRDefault="009917E0" w14:paraId="6A2BBD7E" w14:textId="06AFF25B">
      <w:pPr>
        <w:pStyle w:val="Normln"/>
        <w:pPrChange w:author="Ondřej Budín" w:date="2024-10-31T10:27:51.772Z">
          <w:pPr/>
        </w:pPrChange>
      </w:pPr>
      <w:r w:rsidR="326106F0">
        <w:rPr/>
        <w:t xml:space="preserve">    `TS` </w:t>
      </w:r>
      <w:r w:rsidR="326106F0">
        <w:rPr/>
        <w:t>timestamp</w:t>
      </w:r>
      <w:r w:rsidR="326106F0">
        <w:rPr/>
        <w:t xml:space="preserve"> NOT </w:t>
      </w:r>
      <w:r w:rsidR="326106F0">
        <w:rPr/>
        <w:t xml:space="preserve">NULL,   </w:t>
      </w:r>
      <w:r w:rsidR="326106F0">
        <w:rPr/>
        <w:t xml:space="preserve">            -- Časová stopa interakce</w:t>
      </w:r>
    </w:p>
    <w:p w:rsidR="00B17605" w:rsidP="0595E59D" w:rsidRDefault="009917E0" w14:paraId="3C2A0FE8" w14:textId="644CDC34">
      <w:pPr>
        <w:pStyle w:val="Normln"/>
        <w:pPrChange w:author="Ondřej Budín" w:date="2024-10-31T10:27:51.772Z">
          <w:pPr/>
        </w:pPrChange>
      </w:pPr>
      <w:r w:rsidR="326106F0">
        <w:rPr/>
        <w:t xml:space="preserve">    `</w:t>
      </w:r>
      <w:r w:rsidR="326106F0">
        <w:rPr/>
        <w:t>SessionLog</w:t>
      </w:r>
      <w:r w:rsidR="326106F0">
        <w:rPr/>
        <w:t xml:space="preserve">` text DEFAULT </w:t>
      </w:r>
      <w:r w:rsidR="326106F0">
        <w:rPr/>
        <w:t xml:space="preserve">NULL,   </w:t>
      </w:r>
      <w:r w:rsidR="326106F0">
        <w:rPr/>
        <w:t xml:space="preserve">     -- Detaily relace</w:t>
      </w:r>
    </w:p>
    <w:p w:rsidR="00B17605" w:rsidP="0595E59D" w:rsidRDefault="009917E0" w14:paraId="697A67B8" w14:textId="157537FD">
      <w:pPr>
        <w:pStyle w:val="Normln"/>
        <w:pPrChange w:author="Ondřej Budín" w:date="2024-10-31T10:27:51.772Z">
          <w:pPr/>
        </w:pPrChange>
      </w:pPr>
      <w:r w:rsidR="326106F0">
        <w:rPr/>
        <w:t xml:space="preserve">    PRIMARY KEY (`ID`),</w:t>
      </w:r>
    </w:p>
    <w:p w:rsidR="00B17605" w:rsidP="0595E59D" w:rsidRDefault="009917E0" w14:paraId="711C88B4" w14:textId="4B17C97D">
      <w:pPr>
        <w:pStyle w:val="Normln"/>
        <w:pPrChange w:author="Ondřej Budín" w:date="2024-10-31T10:27:51.772Z">
          <w:pPr/>
        </w:pPrChange>
      </w:pPr>
      <w:r w:rsidR="326106F0">
        <w:rPr/>
        <w:t xml:space="preserve">    FOREIGN KEY (`</w:t>
      </w:r>
      <w:r w:rsidR="326106F0">
        <w:rPr/>
        <w:t>Article_ID</w:t>
      </w:r>
      <w:r w:rsidR="326106F0">
        <w:rPr/>
        <w:t>`) REFERENCES `</w:t>
      </w:r>
      <w:r w:rsidR="326106F0">
        <w:rPr/>
        <w:t>Article</w:t>
      </w:r>
      <w:r w:rsidR="326106F0">
        <w:rPr/>
        <w:t>`(`ID`),</w:t>
      </w:r>
    </w:p>
    <w:p w:rsidR="00B17605" w:rsidP="0595E59D" w:rsidRDefault="009917E0" w14:paraId="093766CC" w14:textId="1AECB5F6">
      <w:pPr>
        <w:pStyle w:val="Normln"/>
        <w:pPrChange w:author="Ondřej Budín" w:date="2024-10-31T10:27:51.772Z">
          <w:pPr/>
        </w:pPrChange>
      </w:pPr>
      <w:r w:rsidR="326106F0">
        <w:rPr/>
        <w:t xml:space="preserve">    FOREIGN KEY (`</w:t>
      </w:r>
      <w:r w:rsidR="326106F0">
        <w:rPr/>
        <w:t>User_ID</w:t>
      </w:r>
      <w:r w:rsidR="326106F0">
        <w:rPr/>
        <w:t>`) REFERENCES `User`(`ID`),</w:t>
      </w:r>
    </w:p>
    <w:p w:rsidR="00B17605" w:rsidP="0595E59D" w:rsidRDefault="009917E0" w14:paraId="4010C3A2" w14:textId="587DCF06">
      <w:pPr>
        <w:pStyle w:val="Normln"/>
        <w:pPrChange w:author="Ondřej Budín" w:date="2024-10-31T10:27:51.773Z">
          <w:pPr/>
        </w:pPrChange>
      </w:pPr>
      <w:r w:rsidR="326106F0">
        <w:rPr/>
        <w:t xml:space="preserve">    FOREIGN KEY (`</w:t>
      </w:r>
      <w:r w:rsidR="326106F0">
        <w:rPr/>
        <w:t>Role_ID</w:t>
      </w:r>
      <w:r w:rsidR="326106F0">
        <w:rPr/>
        <w:t>`) REFERENCES `</w:t>
      </w:r>
      <w:r w:rsidR="326106F0">
        <w:rPr/>
        <w:t>CC_Role</w:t>
      </w:r>
      <w:r w:rsidR="326106F0">
        <w:rPr/>
        <w:t>`(`ID`)</w:t>
      </w:r>
    </w:p>
    <w:p w:rsidR="00B17605" w:rsidP="0595E59D" w:rsidRDefault="009917E0" w14:paraId="40F31B7E" w14:textId="65E06BA0">
      <w:pPr>
        <w:pStyle w:val="Normln"/>
        <w:pPrChange w:author="Ondřej Budín" w:date="2024-10-31T10:27:51.773Z">
          <w:pPr/>
        </w:pPrChange>
      </w:pPr>
      <w:r w:rsidR="326106F0">
        <w:rPr/>
        <w:t>);</w:t>
      </w:r>
    </w:p>
    <w:p w:rsidR="00B17605" w:rsidP="0595E59D" w:rsidRDefault="009917E0" w14:paraId="0FEF4499" w14:textId="4DC92564">
      <w:pPr>
        <w:pStyle w:val="Normln"/>
      </w:pPr>
    </w:p>
    <w:p w:rsidR="00B17605" w:rsidP="0595E59D" w:rsidRDefault="009917E0" w14:paraId="5BD09539" w14:textId="4426604E">
      <w:pPr>
        <w:pStyle w:val="Normln"/>
      </w:pPr>
      <w:r w:rsidR="79C44DA1">
        <w:rPr/>
        <w:t>Vztahy:</w:t>
      </w:r>
    </w:p>
    <w:p w:rsidR="00B17605" w:rsidP="0595E59D" w:rsidRDefault="009917E0" w14:paraId="18ECE83B" w14:textId="164C06A4">
      <w:pPr>
        <w:pStyle w:val="Normln"/>
      </w:pPr>
      <w:r w:rsidR="79C44DA1">
        <w:rPr/>
        <w:t>Article_ID</w:t>
      </w:r>
      <w:r w:rsidR="79C44DA1">
        <w:rPr/>
        <w:t xml:space="preserve"> je cizí klíč, který odkazuje na tabulku </w:t>
      </w:r>
      <w:r w:rsidR="79C44DA1">
        <w:rPr/>
        <w:t>Article</w:t>
      </w:r>
      <w:r w:rsidR="79C44DA1">
        <w:rPr/>
        <w:t>, což určuje, s kterým článkem je uživatel spojen.</w:t>
      </w:r>
    </w:p>
    <w:p w:rsidR="00B17605" w:rsidP="0595E59D" w:rsidRDefault="009917E0" w14:paraId="1F6E7BD7" w14:textId="03656EB6">
      <w:pPr>
        <w:pStyle w:val="Normln"/>
      </w:pPr>
      <w:r w:rsidR="79C44DA1">
        <w:rPr/>
        <w:t>User_ID</w:t>
      </w:r>
      <w:r w:rsidR="79C44DA1">
        <w:rPr/>
        <w:t xml:space="preserve"> je cizí klíč, který odkazuje na tabulku User, což určuje, který uživatel má k článku vztah.</w:t>
      </w:r>
    </w:p>
    <w:p w:rsidR="00B17605" w:rsidP="0595E59D" w:rsidRDefault="009917E0" w14:paraId="4DEEC8D7" w14:textId="6BFD3CCD">
      <w:pPr>
        <w:pStyle w:val="Normln"/>
        <w:rPr>
          <w:rFonts w:ascii="Aptos" w:hAnsi="Aptos" w:eastAsia="Aptos" w:cs="Aptos"/>
          <w:noProof w:val="0"/>
          <w:sz w:val="22"/>
          <w:szCs w:val="22"/>
          <w:lang w:val="cs-CZ"/>
        </w:rPr>
      </w:pPr>
      <w:r w:rsidRPr="0595E59D" w:rsidR="69EB137E">
        <w:rPr>
          <w:rFonts w:ascii="Consolas" w:hAnsi="Consolas" w:eastAsia="Consolas" w:cs="Consolas"/>
          <w:noProof w:val="0"/>
          <w:sz w:val="22"/>
          <w:szCs w:val="22"/>
          <w:lang w:val="cs-CZ"/>
        </w:rPr>
        <w:t>Role_ID</w:t>
      </w:r>
      <w:r w:rsidRPr="0595E59D" w:rsidR="69EB137E">
        <w:rPr>
          <w:rFonts w:ascii="Aptos" w:hAnsi="Aptos" w:eastAsia="Aptos" w:cs="Aptos"/>
          <w:noProof w:val="0"/>
          <w:sz w:val="22"/>
          <w:szCs w:val="22"/>
          <w:lang w:val="cs-CZ"/>
        </w:rPr>
        <w:t xml:space="preserve"> je cizí klíč odkazující na tabulku </w:t>
      </w:r>
      <w:r w:rsidRPr="0595E59D" w:rsidR="69EB137E">
        <w:rPr>
          <w:rFonts w:ascii="Consolas" w:hAnsi="Consolas" w:eastAsia="Consolas" w:cs="Consolas"/>
          <w:noProof w:val="0"/>
          <w:sz w:val="22"/>
          <w:szCs w:val="22"/>
          <w:lang w:val="cs-CZ"/>
        </w:rPr>
        <w:t>CC_Role</w:t>
      </w:r>
      <w:r w:rsidRPr="0595E59D" w:rsidR="69EB137E">
        <w:rPr>
          <w:rFonts w:ascii="Aptos" w:hAnsi="Aptos" w:eastAsia="Aptos" w:cs="Aptos"/>
          <w:noProof w:val="0"/>
          <w:sz w:val="22"/>
          <w:szCs w:val="22"/>
          <w:lang w:val="cs-CZ"/>
        </w:rPr>
        <w:t>, která popisuje konkrétní roli uživatele vzhledem k danému článku (např. autor, editor, oponent).</w:t>
      </w:r>
    </w:p>
    <w:p w:rsidR="00B17605" w:rsidRDefault="009917E0" w14:paraId="2B838B23" w14:textId="10A5B573">
      <w:pPr>
        <w:rPr>
          <w:ins w:author="Tomáš Trégl" w:date="2024-10-28T11:18:03.221Z" w16du:dateUtc="2024-10-28T11:18:03.221Z" w:id="2043979262"/>
        </w:rPr>
      </w:pPr>
    </w:p>
    <w:p w:rsidR="00B17605" w:rsidP="0595E59D" w:rsidRDefault="009917E0" w14:paraId="2FC2B941" w14:textId="19ED92D9">
      <w:pPr>
        <w:pStyle w:val="Nadpis2"/>
        <w:rPr>
          <w:ins w:author="Ondřej Budín" w:date="2024-11-06T20:03:53.649Z" w16du:dateUtc="2024-11-06T20:03:53.649Z" w:id="1262326047"/>
          <w:noProof w:val="0"/>
          <w:lang w:val="cs-CZ"/>
        </w:rPr>
        <w:pPrChange w:author="Ondřej Budín" w:date="2024-11-06T20:08:06.885Z">
          <w:pPr>
            <w:pStyle w:val="Nadpis3"/>
          </w:pPr>
        </w:pPrChange>
      </w:pPr>
      <w:ins w:author="Ondřej Budín" w:date="2024-11-06T20:07:59.842Z" w:id="1491284456">
        <w:r w:rsidRPr="0595E59D" w:rsidR="63639B7F">
          <w:rPr>
            <w:noProof w:val="0"/>
            <w:lang w:val="cs-CZ"/>
          </w:rPr>
          <w:t>UI</w:t>
        </w:r>
      </w:ins>
    </w:p>
    <w:p w:rsidR="00B17605" w:rsidP="0595E59D" w:rsidRDefault="009917E0" w14:paraId="0EBAC072" w14:textId="7E54B844">
      <w:pPr>
        <w:pStyle w:val="Nadpis3"/>
        <w:rPr>
          <w:ins w:author="Ondřej Budín" w:date="2024-11-06T20:04:35.114Z" w16du:dateUtc="2024-11-06T20:04:35.114Z" w:id="336837738"/>
          <w:rFonts w:ascii="Aptos Display" w:hAnsi="Aptos Display" w:eastAsia="Aptos Display" w:cs="Aptos Display"/>
          <w:b w:val="0"/>
          <w:bCs w:val="0"/>
          <w:noProof w:val="0"/>
          <w:color w:val="0F4761" w:themeColor="accent1" w:themeTint="FF" w:themeShade="BF"/>
          <w:sz w:val="32"/>
          <w:szCs w:val="32"/>
          <w:lang w:val="cs-CZ"/>
        </w:rPr>
        <w:pPrChange w:author="Ondřej Budín" w:date="2024-11-06T20:03:36.6Z">
          <w:pPr/>
        </w:pPrChange>
      </w:pPr>
      <w:ins w:author="Ondřej Budín" w:date="2024-11-06T20:00:14.531Z" w:id="473240076">
        <w:r w:rsidRPr="0595E59D" w:rsidR="25706E6C">
          <w:rPr>
            <w:noProof w:val="0"/>
            <w:lang w:val="cs-CZ"/>
            <w:rPrChange w:author="Ondřej Budín" w:date="2024-11-06T20:03:36.599Z" w:id="1075915352">
              <w:rPr>
                <w:rFonts w:ascii="Aptos Display" w:hAnsi="Aptos Display" w:eastAsia="Aptos Display" w:cs="Aptos Display"/>
                <w:b w:val="0"/>
                <w:bCs w:val="0"/>
                <w:noProof w:val="0"/>
                <w:color w:val="0F4761" w:themeColor="accent1" w:themeTint="FF" w:themeShade="BF"/>
                <w:sz w:val="32"/>
                <w:szCs w:val="32"/>
                <w:lang w:val="cs-CZ"/>
              </w:rPr>
            </w:rPrChange>
          </w:rPr>
          <w:t>Přihlašovací stránka</w:t>
        </w:r>
      </w:ins>
    </w:p>
    <w:p w:rsidR="00B17605" w:rsidP="0595E59D" w:rsidRDefault="009917E0" w14:paraId="45ECAD5A" w14:textId="55ED7A23">
      <w:pPr>
        <w:pStyle w:val="Normln"/>
        <w:spacing w:before="0" w:beforeAutospacing="off" w:after="160" w:afterAutospacing="off" w:line="276" w:lineRule="auto"/>
        <w:rPr>
          <w:ins w:author="Ondřej Budín" w:date="2024-11-06T20:00:14.532Z" w16du:dateUtc="2024-11-06T20:00:14.532Z" w:id="1819105610"/>
        </w:rPr>
      </w:pPr>
      <w:ins w:author="Ondřej Budín" w:date="2024-11-06T20:04:41.253Z" w:id="1136998419">
        <w:r w:rsidRPr="0595E59D" w:rsidR="53B4B094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 xml:space="preserve">(UI vychází z </w:t>
        </w:r>
      </w:ins>
      <w:ins w:author="Ondřej Budín" w:date="2024-11-06T20:05:59.647Z" w:id="875894407">
        <w:r w:rsidRPr="0595E59D" w:rsidR="53B4B094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>návrhu</w:t>
        </w:r>
        <w:r w:rsidRPr="0595E59D" w:rsidR="51D1C866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 xml:space="preserve">, který je dostupný </w:t>
        </w:r>
      </w:ins>
      <w:ins w:author="Ondřej Budín" w:date="2024-11-06T20:06:11.711Z" w:id="1114015748">
        <w:r w:rsidRPr="0595E59D" w:rsidR="51D1C866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>v přílohách)</w:t>
        </w:r>
      </w:ins>
      <w:ins w:author="Ondřej Budín" w:date="2024-11-06T20:00:14.531Z" w:id="2118647466">
        <w:r w:rsidRPr="0595E59D" w:rsidR="25706E6C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 xml:space="preserve"> </w:t>
        </w:r>
      </w:ins>
      <w:ins w:author="Ondřej Budín" w:date="2024-11-06T20:02:06.359Z" w:id="801974061">
        <w:r w:rsidR="69CB4588">
          <w:drawing>
            <wp:inline wp14:editId="726E6F40" wp14:anchorId="5A3F3443">
              <wp:extent cx="5761218" cy="2877562"/>
              <wp:effectExtent l="0" t="0" r="0" b="0"/>
              <wp:docPr id="354171554" name="" title="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"/>
                      <pic:cNvPicPr/>
                    </pic:nvPicPr>
                    <pic:blipFill>
                      <a:blip r:embed="Rfab8e2e8a9394abc">
                        <a:extLst>
                          <a:ext xmlns:a="http://schemas.openxmlformats.org/drawingml/2006/main" uri="{28A0092B-C50C-407E-A947-70E740481C1C}">
                            <a14:useLocalDpi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1218" cy="287756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B17605" w:rsidP="0595E59D" w:rsidRDefault="009917E0" w14:paraId="2FDB81DE" w14:textId="19E6D14E">
      <w:pPr>
        <w:spacing w:before="0" w:beforeAutospacing="off" w:after="160" w:afterAutospacing="off" w:line="276" w:lineRule="auto"/>
        <w:rPr>
          <w:ins w:author="Ondřej Budín" w:date="2024-11-06T20:00:14.532Z" w16du:dateUtc="2024-11-06T20:00:14.532Z" w:id="1693242486"/>
          <w:rFonts w:ascii="Aptos" w:hAnsi="Aptos" w:eastAsia="Aptos" w:cs="Aptos"/>
          <w:b w:val="1"/>
          <w:bCs w:val="1"/>
          <w:noProof w:val="0"/>
          <w:sz w:val="24"/>
          <w:szCs w:val="24"/>
          <w:lang w:val="cs-CZ"/>
        </w:rPr>
        <w:pPrChange w:author="Ondřej Budín" w:date="2024-11-06T20:00:14.321Z">
          <w:pPr/>
        </w:pPrChange>
      </w:pPr>
      <w:ins w:author="Ondřej Budín" w:date="2024-11-06T20:00:14.532Z" w:id="458646484">
        <w:r w:rsidRPr="0595E59D" w:rsidR="25706E6C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>Tato stránka představuje přihlašovací stránku aplikace, která slouží jako vstupní bod pro uživatele k přihlášení do systému. Na základě zadaných přihlašovacích údajů (obvykle uživatelského jména a hesla) stránka autentizuje uživatele a poskytuje jim přístup k dalším funkcím aplikace. Stránka má za cíl zajistit bezpečné přihlášení a ochranu aplikace před neoprávněným přístupem.</w:t>
        </w:r>
      </w:ins>
    </w:p>
    <w:p w:rsidR="00B17605" w:rsidP="0595E59D" w:rsidRDefault="009917E0" w14:paraId="3DED276B" w14:textId="1B715846">
      <w:pPr>
        <w:spacing w:before="0" w:beforeAutospacing="off" w:after="160" w:afterAutospacing="off" w:line="276" w:lineRule="auto"/>
        <w:rPr>
          <w:ins w:author="Ondřej Budín" w:date="2024-11-06T20:00:14.532Z" w16du:dateUtc="2024-11-06T20:00:14.532Z" w:id="448445699"/>
          <w:rFonts w:ascii="Aptos" w:hAnsi="Aptos" w:eastAsia="Aptos" w:cs="Aptos"/>
          <w:b w:val="1"/>
          <w:bCs w:val="1"/>
          <w:noProof w:val="0"/>
          <w:sz w:val="24"/>
          <w:szCs w:val="24"/>
          <w:lang w:val="cs-CZ"/>
        </w:rPr>
        <w:pPrChange w:author="Ondřej Budín" w:date="2024-11-06T20:00:14.324Z">
          <w:pPr/>
        </w:pPrChange>
      </w:pPr>
      <w:ins w:author="Ondřej Budín" w:date="2024-11-06T20:00:14.532Z" w:id="2052855792">
        <w:r w:rsidRPr="0595E59D" w:rsidR="25706E6C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>Struktura a funkčnost</w:t>
        </w:r>
      </w:ins>
    </w:p>
    <w:p w:rsidR="00B17605" w:rsidP="0595E59D" w:rsidRDefault="009917E0" w14:paraId="627D893C" w14:textId="66EA2911">
      <w:pPr>
        <w:pStyle w:val="Odstavecseseznamem"/>
        <w:numPr>
          <w:ilvl w:val="0"/>
          <w:numId w:val="13"/>
        </w:numPr>
        <w:spacing w:before="0" w:beforeAutospacing="off" w:after="0" w:afterAutospacing="off" w:line="276" w:lineRule="auto"/>
        <w:rPr>
          <w:ins w:author="Ondřej Budín" w:date="2024-11-06T20:00:14.532Z" w16du:dateUtc="2024-11-06T20:00:14.532Z" w:id="222810932"/>
          <w:rFonts w:ascii="Aptos" w:hAnsi="Aptos" w:eastAsia="Aptos" w:cs="Aptos"/>
          <w:b w:val="1"/>
          <w:bCs w:val="1"/>
          <w:noProof w:val="0"/>
          <w:sz w:val="24"/>
          <w:szCs w:val="24"/>
          <w:lang w:val="cs-CZ"/>
        </w:rPr>
        <w:pPrChange w:author="Ondřej Budín" w:date="2024-11-06T20:00:14.332Z">
          <w:pPr/>
        </w:pPrChange>
      </w:pPr>
      <w:ins w:author="Ondřej Budín" w:date="2024-11-06T20:00:14.532Z" w:id="1343478645">
        <w:r w:rsidRPr="0595E59D" w:rsidR="25706E6C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>Formulář pro přihlášení:</w:t>
        </w:r>
      </w:ins>
    </w:p>
    <w:p w:rsidR="00B17605" w:rsidP="0595E59D" w:rsidRDefault="009917E0" w14:paraId="3F0BEEF7" w14:textId="516125DB">
      <w:pPr>
        <w:pStyle w:val="Odstavecseseznamem"/>
        <w:numPr>
          <w:ilvl w:val="1"/>
          <w:numId w:val="13"/>
        </w:numPr>
        <w:spacing w:before="0" w:beforeAutospacing="off" w:after="0" w:afterAutospacing="off" w:line="276" w:lineRule="auto"/>
        <w:rPr>
          <w:ins w:author="Ondřej Budín" w:date="2024-11-06T20:00:14.532Z" w16du:dateUtc="2024-11-06T20:00:14.532Z" w:id="1974245973"/>
          <w:rFonts w:ascii="Aptos" w:hAnsi="Aptos" w:eastAsia="Aptos" w:cs="Aptos"/>
          <w:b w:val="1"/>
          <w:bCs w:val="1"/>
          <w:noProof w:val="0"/>
          <w:sz w:val="24"/>
          <w:szCs w:val="24"/>
          <w:lang w:val="cs-CZ"/>
        </w:rPr>
        <w:pPrChange w:author="Ondřej Budín" w:date="2024-11-06T20:00:14.339Z">
          <w:pPr/>
        </w:pPrChange>
      </w:pPr>
      <w:ins w:author="Ondřej Budín" w:date="2024-11-06T20:00:14.532Z" w:id="1812276607">
        <w:r w:rsidRPr="0595E59D" w:rsidR="25706E6C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>Uživatelské jméno: Textové pole, kam uživatel zadá své uživatelské jméno.</w:t>
        </w:r>
      </w:ins>
    </w:p>
    <w:p w:rsidR="00B17605" w:rsidP="0595E59D" w:rsidRDefault="009917E0" w14:paraId="4428F8B1" w14:textId="7C266AF4">
      <w:pPr>
        <w:pStyle w:val="Odstavecseseznamem"/>
        <w:numPr>
          <w:ilvl w:val="1"/>
          <w:numId w:val="13"/>
        </w:numPr>
        <w:spacing w:before="0" w:beforeAutospacing="off" w:after="0" w:afterAutospacing="off" w:line="276" w:lineRule="auto"/>
        <w:rPr>
          <w:ins w:author="Ondřej Budín" w:date="2024-11-06T20:00:14.532Z" w16du:dateUtc="2024-11-06T20:00:14.532Z" w:id="245369689"/>
          <w:rFonts w:ascii="Aptos" w:hAnsi="Aptos" w:eastAsia="Aptos" w:cs="Aptos"/>
          <w:b w:val="1"/>
          <w:bCs w:val="1"/>
          <w:noProof w:val="0"/>
          <w:sz w:val="24"/>
          <w:szCs w:val="24"/>
          <w:lang w:val="cs-CZ"/>
        </w:rPr>
        <w:pPrChange w:author="Ondřej Budín" w:date="2024-11-06T20:00:14.344Z">
          <w:pPr/>
        </w:pPrChange>
      </w:pPr>
      <w:ins w:author="Ondřej Budín" w:date="2024-11-06T20:00:14.532Z" w:id="2016974483">
        <w:r w:rsidRPr="0595E59D" w:rsidR="25706E6C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>Heslo: Heslové pole, kam uživatel zadá své heslo. Heslo je při zadávání maskováno pro zajištění soukromí.</w:t>
        </w:r>
      </w:ins>
    </w:p>
    <w:p w:rsidR="00B17605" w:rsidP="0595E59D" w:rsidRDefault="009917E0" w14:paraId="32469349" w14:textId="21060E89">
      <w:pPr>
        <w:pStyle w:val="Odstavecseseznamem"/>
        <w:numPr>
          <w:ilvl w:val="1"/>
          <w:numId w:val="13"/>
        </w:numPr>
        <w:spacing w:before="0" w:beforeAutospacing="off" w:after="0" w:afterAutospacing="off" w:line="276" w:lineRule="auto"/>
        <w:rPr>
          <w:ins w:author="Ondřej Budín" w:date="2024-11-06T20:00:14.533Z" w16du:dateUtc="2024-11-06T20:00:14.533Z" w:id="1900743305"/>
          <w:rFonts w:ascii="Aptos" w:hAnsi="Aptos" w:eastAsia="Aptos" w:cs="Aptos"/>
          <w:b w:val="1"/>
          <w:bCs w:val="1"/>
          <w:noProof w:val="0"/>
          <w:sz w:val="24"/>
          <w:szCs w:val="24"/>
          <w:lang w:val="cs-CZ"/>
        </w:rPr>
        <w:pPrChange w:author="Ondřej Budín" w:date="2024-11-06T20:00:14.349Z">
          <w:pPr/>
        </w:pPrChange>
      </w:pPr>
      <w:ins w:author="Ondřej Budín" w:date="2024-11-06T20:00:14.533Z" w:id="1571938520">
        <w:r w:rsidRPr="0595E59D" w:rsidR="25706E6C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>Tlačítko Přihlásit se: Odesílá formulář s přihlašovacími údaji pro zpracování. Po kliknutí se provede ověření zadaných údajů v systému.</w:t>
        </w:r>
      </w:ins>
    </w:p>
    <w:p w:rsidR="00B17605" w:rsidP="0595E59D" w:rsidRDefault="009917E0" w14:paraId="2D7EAC17" w14:textId="7CA2D150">
      <w:pPr>
        <w:pStyle w:val="Odstavecseseznamem"/>
        <w:numPr>
          <w:ilvl w:val="0"/>
          <w:numId w:val="13"/>
        </w:numPr>
        <w:spacing w:before="0" w:beforeAutospacing="off" w:after="0" w:afterAutospacing="off" w:line="276" w:lineRule="auto"/>
        <w:rPr>
          <w:ins w:author="Ondřej Budín" w:date="2024-11-06T20:00:14.533Z" w16du:dateUtc="2024-11-06T20:00:14.533Z" w:id="1792414216"/>
          <w:rFonts w:ascii="Aptos" w:hAnsi="Aptos" w:eastAsia="Aptos" w:cs="Aptos"/>
          <w:b w:val="1"/>
          <w:bCs w:val="1"/>
          <w:noProof w:val="0"/>
          <w:sz w:val="24"/>
          <w:szCs w:val="24"/>
          <w:lang w:val="cs-CZ"/>
        </w:rPr>
        <w:pPrChange w:author="Ondřej Budín" w:date="2024-11-06T20:00:14.354Z">
          <w:pPr/>
        </w:pPrChange>
      </w:pPr>
      <w:ins w:author="Ondřej Budín" w:date="2024-11-06T20:00:14.533Z" w:id="86581950">
        <w:r w:rsidRPr="0595E59D" w:rsidR="25706E6C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>Zpracování přihlašovacích údajů:</w:t>
        </w:r>
      </w:ins>
    </w:p>
    <w:p w:rsidR="00B17605" w:rsidP="0595E59D" w:rsidRDefault="009917E0" w14:paraId="18E92DEB" w14:textId="5738C4E8">
      <w:pPr>
        <w:pStyle w:val="Odstavecseseznamem"/>
        <w:numPr>
          <w:ilvl w:val="1"/>
          <w:numId w:val="13"/>
        </w:numPr>
        <w:spacing w:before="0" w:beforeAutospacing="off" w:after="0" w:afterAutospacing="off" w:line="276" w:lineRule="auto"/>
        <w:rPr>
          <w:ins w:author="Ondřej Budín" w:date="2024-11-06T20:00:14.533Z" w16du:dateUtc="2024-11-06T20:00:14.533Z" w:id="164466317"/>
          <w:rFonts w:ascii="Aptos" w:hAnsi="Aptos" w:eastAsia="Aptos" w:cs="Aptos"/>
          <w:b w:val="1"/>
          <w:bCs w:val="1"/>
          <w:noProof w:val="0"/>
          <w:sz w:val="24"/>
          <w:szCs w:val="24"/>
          <w:lang w:val="cs-CZ"/>
        </w:rPr>
        <w:pPrChange w:author="Ondřej Budín" w:date="2024-11-06T20:00:14.36Z">
          <w:pPr/>
        </w:pPrChange>
      </w:pPr>
      <w:ins w:author="Ondřej Budín" w:date="2024-11-06T20:00:14.533Z" w:id="1267770778">
        <w:r w:rsidRPr="0595E59D" w:rsidR="25706E6C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>Po odeslání formuláře stránka ověří přihlašovací údaje proti databázi uživatelů.</w:t>
        </w:r>
      </w:ins>
    </w:p>
    <w:p w:rsidR="00B17605" w:rsidP="0595E59D" w:rsidRDefault="009917E0" w14:paraId="365C32D7" w14:textId="4C2A5241">
      <w:pPr>
        <w:pStyle w:val="Odstavecseseznamem"/>
        <w:numPr>
          <w:ilvl w:val="1"/>
          <w:numId w:val="13"/>
        </w:numPr>
        <w:spacing w:before="0" w:beforeAutospacing="off" w:after="0" w:afterAutospacing="off" w:line="276" w:lineRule="auto"/>
        <w:rPr>
          <w:ins w:author="Ondřej Budín" w:date="2024-11-06T20:00:14.533Z" w16du:dateUtc="2024-11-06T20:00:14.533Z" w:id="242182088"/>
          <w:rFonts w:ascii="Aptos" w:hAnsi="Aptos" w:eastAsia="Aptos" w:cs="Aptos"/>
          <w:b w:val="1"/>
          <w:bCs w:val="1"/>
          <w:noProof w:val="0"/>
          <w:sz w:val="24"/>
          <w:szCs w:val="24"/>
          <w:lang w:val="cs-CZ"/>
        </w:rPr>
        <w:pPrChange w:author="Ondřej Budín" w:date="2024-11-06T20:00:14.365Z">
          <w:pPr/>
        </w:pPrChange>
      </w:pPr>
      <w:ins w:author="Ondřej Budín" w:date="2024-11-06T20:00:14.533Z" w:id="683208336">
        <w:r w:rsidRPr="0595E59D" w:rsidR="25706E6C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>Pokud jsou údaje správné, uživatel je přesměrován na hlavní stránku nebo na úvodní stránku aplikace.</w:t>
        </w:r>
      </w:ins>
    </w:p>
    <w:p w:rsidR="00B17605" w:rsidP="0595E59D" w:rsidRDefault="009917E0" w14:paraId="19B96E7F" w14:textId="5BB42EBC">
      <w:pPr>
        <w:pStyle w:val="Odstavecseseznamem"/>
        <w:numPr>
          <w:ilvl w:val="1"/>
          <w:numId w:val="13"/>
        </w:numPr>
        <w:spacing w:before="0" w:beforeAutospacing="off" w:after="0" w:afterAutospacing="off" w:line="276" w:lineRule="auto"/>
        <w:rPr>
          <w:ins w:author="Ondřej Budín" w:date="2024-11-06T20:00:14.533Z" w16du:dateUtc="2024-11-06T20:00:14.533Z" w:id="1840453901"/>
          <w:rFonts w:ascii="Aptos" w:hAnsi="Aptos" w:eastAsia="Aptos" w:cs="Aptos"/>
          <w:b w:val="1"/>
          <w:bCs w:val="1"/>
          <w:noProof w:val="0"/>
          <w:sz w:val="24"/>
          <w:szCs w:val="24"/>
          <w:lang w:val="cs-CZ"/>
        </w:rPr>
        <w:pPrChange w:author="Ondřej Budín" w:date="2024-11-06T20:00:14.369Z">
          <w:pPr/>
        </w:pPrChange>
      </w:pPr>
      <w:ins w:author="Ondřej Budín" w:date="2024-11-06T20:00:14.533Z" w:id="94095549">
        <w:r w:rsidRPr="0595E59D" w:rsidR="25706E6C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>Pokud jsou údaje nesprávné, je uživatel informován o chybě a má možnost pokusit se přihlásit znovu.</w:t>
        </w:r>
      </w:ins>
    </w:p>
    <w:p w:rsidR="00B17605" w:rsidP="0595E59D" w:rsidRDefault="009917E0" w14:paraId="29AC99F4" w14:textId="09CAB345">
      <w:pPr>
        <w:pStyle w:val="Odstavecseseznamem"/>
        <w:numPr>
          <w:ilvl w:val="0"/>
          <w:numId w:val="13"/>
        </w:numPr>
        <w:spacing w:before="0" w:beforeAutospacing="off" w:after="0" w:afterAutospacing="off" w:line="276" w:lineRule="auto"/>
        <w:rPr>
          <w:ins w:author="Ondřej Budín" w:date="2024-11-06T20:00:14.533Z" w16du:dateUtc="2024-11-06T20:00:14.533Z" w:id="1271290327"/>
          <w:rFonts w:ascii="Aptos" w:hAnsi="Aptos" w:eastAsia="Aptos" w:cs="Aptos"/>
          <w:b w:val="1"/>
          <w:bCs w:val="1"/>
          <w:noProof w:val="0"/>
          <w:sz w:val="24"/>
          <w:szCs w:val="24"/>
          <w:lang w:val="cs-CZ"/>
        </w:rPr>
        <w:pPrChange w:author="Ondřej Budín" w:date="2024-11-06T20:00:14.375Z">
          <w:pPr/>
        </w:pPrChange>
      </w:pPr>
      <w:ins w:author="Ondřej Budín" w:date="2024-11-06T20:00:14.533Z" w:id="1185109580">
        <w:r w:rsidRPr="0595E59D" w:rsidR="25706E6C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>Bezpečnostní opatření:</w:t>
        </w:r>
      </w:ins>
    </w:p>
    <w:p w:rsidR="00B17605" w:rsidP="0595E59D" w:rsidRDefault="009917E0" w14:paraId="528C46A5" w14:textId="79334557">
      <w:pPr>
        <w:pStyle w:val="Odstavecseseznamem"/>
        <w:numPr>
          <w:ilvl w:val="1"/>
          <w:numId w:val="13"/>
        </w:numPr>
        <w:spacing w:before="0" w:beforeAutospacing="off" w:after="0" w:afterAutospacing="off" w:line="276" w:lineRule="auto"/>
        <w:rPr>
          <w:ins w:author="Ondřej Budín" w:date="2024-11-06T20:00:14.533Z" w16du:dateUtc="2024-11-06T20:00:14.533Z" w:id="316043407"/>
          <w:rFonts w:ascii="Aptos" w:hAnsi="Aptos" w:eastAsia="Aptos" w:cs="Aptos"/>
          <w:b w:val="1"/>
          <w:bCs w:val="1"/>
          <w:noProof w:val="0"/>
          <w:sz w:val="24"/>
          <w:szCs w:val="24"/>
          <w:lang w:val="cs-CZ"/>
        </w:rPr>
        <w:pPrChange w:author="Ondřej Budín" w:date="2024-11-06T20:00:14.381Z">
          <w:pPr/>
        </w:pPrChange>
      </w:pPr>
      <w:ins w:author="Ondřej Budín" w:date="2024-11-06T20:00:14.533Z" w:id="1717026124">
        <w:r w:rsidRPr="0595E59D" w:rsidR="25706E6C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>Šifrování hesel: Při správné implementaci by měla aplikace pracovat s šifrovanými hesly, což chrání uživatelská data v databázi.</w:t>
        </w:r>
      </w:ins>
    </w:p>
    <w:p w:rsidR="00B17605" w:rsidP="0595E59D" w:rsidRDefault="009917E0" w14:paraId="4435C7BE" w14:textId="6E792500">
      <w:pPr>
        <w:pStyle w:val="Odstavecseseznamem"/>
        <w:numPr>
          <w:ilvl w:val="1"/>
          <w:numId w:val="13"/>
        </w:numPr>
        <w:spacing w:before="0" w:beforeAutospacing="off" w:after="0" w:afterAutospacing="off" w:line="276" w:lineRule="auto"/>
        <w:rPr>
          <w:ins w:author="Ondřej Budín" w:date="2024-11-06T20:00:14.533Z" w16du:dateUtc="2024-11-06T20:00:14.533Z" w:id="2021307649"/>
          <w:rFonts w:ascii="Aptos" w:hAnsi="Aptos" w:eastAsia="Aptos" w:cs="Aptos"/>
          <w:b w:val="1"/>
          <w:bCs w:val="1"/>
          <w:noProof w:val="0"/>
          <w:sz w:val="24"/>
          <w:szCs w:val="24"/>
          <w:lang w:val="cs-CZ"/>
        </w:rPr>
        <w:pPrChange w:author="Ondřej Budín" w:date="2024-11-06T20:00:14.385Z">
          <w:pPr/>
        </w:pPrChange>
      </w:pPr>
      <w:ins w:author="Ondřej Budín" w:date="2024-11-06T20:00:14.533Z" w:id="650546158">
        <w:r w:rsidRPr="0595E59D" w:rsidR="25706E6C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>Ochrana proti útokům typu brute-force: Pro zvýšení bezpečnosti může být implementována ochrana proti opakovaným neúspěšným pokusům o přihlášení (např. blokace po určitém počtu neúspěšných pokusů).</w:t>
        </w:r>
      </w:ins>
    </w:p>
    <w:p w:rsidR="00B17605" w:rsidP="0595E59D" w:rsidRDefault="009917E0" w14:paraId="3B28A3FD" w14:textId="1D29990C">
      <w:pPr>
        <w:pStyle w:val="Odstavecseseznamem"/>
        <w:numPr>
          <w:ilvl w:val="1"/>
          <w:numId w:val="13"/>
        </w:numPr>
        <w:spacing w:before="0" w:beforeAutospacing="off" w:after="0" w:afterAutospacing="off" w:line="276" w:lineRule="auto"/>
        <w:rPr>
          <w:ins w:author="Ondřej Budín" w:date="2024-11-06T20:00:14.533Z" w16du:dateUtc="2024-11-06T20:00:14.533Z" w:id="45828128"/>
          <w:rFonts w:ascii="Aptos" w:hAnsi="Aptos" w:eastAsia="Aptos" w:cs="Aptos"/>
          <w:b w:val="1"/>
          <w:bCs w:val="1"/>
          <w:noProof w:val="0"/>
          <w:sz w:val="24"/>
          <w:szCs w:val="24"/>
          <w:lang w:val="cs-CZ"/>
        </w:rPr>
        <w:pPrChange w:author="Ondřej Budín" w:date="2024-11-06T20:00:14.389Z">
          <w:pPr/>
        </w:pPrChange>
      </w:pPr>
      <w:ins w:author="Ondřej Budín" w:date="2024-11-06T20:00:14.533Z" w:id="396430092">
        <w:r w:rsidRPr="0595E59D" w:rsidR="25706E6C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>HTTPS připojení: Připojení přes HTTPS šifruje data mezi klientem a serverem, což brání odposlechu přihlašovacích údajů při jejich přenosu.</w:t>
        </w:r>
      </w:ins>
    </w:p>
    <w:p w:rsidR="00B17605" w:rsidP="0595E59D" w:rsidRDefault="009917E0" w14:paraId="124C1493" w14:textId="211CA987">
      <w:pPr>
        <w:spacing w:before="0" w:beforeAutospacing="off" w:after="160" w:afterAutospacing="off" w:line="276" w:lineRule="auto"/>
        <w:rPr>
          <w:ins w:author="Ondřej Budín" w:date="2024-11-06T20:00:14.533Z" w16du:dateUtc="2024-11-06T20:00:14.533Z" w:id="286048409"/>
          <w:rFonts w:ascii="Aptos" w:hAnsi="Aptos" w:eastAsia="Aptos" w:cs="Aptos"/>
          <w:b w:val="1"/>
          <w:bCs w:val="1"/>
          <w:noProof w:val="0"/>
          <w:sz w:val="24"/>
          <w:szCs w:val="24"/>
          <w:lang w:val="cs-CZ"/>
        </w:rPr>
        <w:pPrChange w:author="Ondřej Budín" w:date="2024-11-06T20:00:14.393Z">
          <w:pPr>
            <w:numPr>
              <w:ilvl w:val="1"/>
              <w:numId w:val="13"/>
            </w:numPr>
          </w:pPr>
        </w:pPrChange>
      </w:pPr>
      <w:ins w:author="Ondřej Budín" w:date="2024-11-06T20:00:14.533Z" w:id="914463409">
        <w:r w:rsidRPr="0595E59D" w:rsidR="25706E6C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 xml:space="preserve"> </w:t>
        </w:r>
      </w:ins>
    </w:p>
    <w:p w:rsidR="00B17605" w:rsidP="0595E59D" w:rsidRDefault="009917E0" w14:paraId="2F41EBCF" w14:textId="340EE749">
      <w:pPr>
        <w:spacing w:before="0" w:beforeAutospacing="off" w:after="160" w:afterAutospacing="off" w:line="276" w:lineRule="auto"/>
        <w:rPr>
          <w:ins w:author="Ondřej Budín" w:date="2024-11-06T20:00:14.533Z" w16du:dateUtc="2024-11-06T20:00:14.533Z" w:id="1498764821"/>
          <w:rFonts w:ascii="Aptos" w:hAnsi="Aptos" w:eastAsia="Aptos" w:cs="Aptos"/>
          <w:b w:val="1"/>
          <w:bCs w:val="1"/>
          <w:noProof w:val="0"/>
          <w:sz w:val="24"/>
          <w:szCs w:val="24"/>
          <w:lang w:val="cs-CZ"/>
        </w:rPr>
        <w:pPrChange w:author="Ondřej Budín" w:date="2024-11-06T20:00:14.395Z">
          <w:pPr/>
        </w:pPrChange>
      </w:pPr>
      <w:ins w:author="Ondřej Budín" w:date="2024-11-06T20:00:14.533Z" w:id="901891836">
        <w:r w:rsidRPr="0595E59D" w:rsidR="25706E6C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 xml:space="preserve"> </w:t>
        </w:r>
      </w:ins>
    </w:p>
    <w:p w:rsidR="00B17605" w:rsidP="0595E59D" w:rsidRDefault="009917E0" w14:paraId="391BF796" w14:textId="5CCCFCB7">
      <w:pPr>
        <w:spacing w:before="0" w:beforeAutospacing="off" w:after="160" w:afterAutospacing="off" w:line="276" w:lineRule="auto"/>
        <w:rPr>
          <w:ins w:author="Ondřej Budín" w:date="2024-11-06T20:00:14.534Z" w16du:dateUtc="2024-11-06T20:00:14.534Z" w:id="691785421"/>
          <w:rFonts w:ascii="Aptos" w:hAnsi="Aptos" w:eastAsia="Aptos" w:cs="Aptos"/>
          <w:b w:val="1"/>
          <w:bCs w:val="1"/>
          <w:noProof w:val="0"/>
          <w:sz w:val="24"/>
          <w:szCs w:val="24"/>
          <w:lang w:val="cs-CZ"/>
        </w:rPr>
        <w:pPrChange w:author="Ondřej Budín" w:date="2024-11-06T20:00:14.396Z">
          <w:pPr/>
        </w:pPrChange>
      </w:pPr>
      <w:ins w:author="Ondřej Budín" w:date="2024-11-06T20:00:14.534Z" w:id="207293547">
        <w:r w:rsidRPr="0595E59D" w:rsidR="25706E6C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>Technické detaily</w:t>
        </w:r>
      </w:ins>
    </w:p>
    <w:p w:rsidR="00B17605" w:rsidP="0595E59D" w:rsidRDefault="009917E0" w14:paraId="08B8C895" w14:textId="221B8E5C">
      <w:pPr>
        <w:pStyle w:val="Odstavecseseznamem"/>
        <w:numPr>
          <w:ilvl w:val="0"/>
          <w:numId w:val="14"/>
        </w:numPr>
        <w:spacing w:before="0" w:beforeAutospacing="off" w:after="0" w:afterAutospacing="off" w:line="276" w:lineRule="auto"/>
        <w:rPr>
          <w:ins w:author="Ondřej Budín" w:date="2024-11-06T20:00:14.534Z" w16du:dateUtc="2024-11-06T20:00:14.534Z" w:id="1050826562"/>
          <w:rFonts w:ascii="Aptos" w:hAnsi="Aptos" w:eastAsia="Aptos" w:cs="Aptos"/>
          <w:b w:val="1"/>
          <w:bCs w:val="1"/>
          <w:noProof w:val="0"/>
          <w:sz w:val="24"/>
          <w:szCs w:val="24"/>
          <w:lang w:val="cs-CZ"/>
        </w:rPr>
        <w:pPrChange w:author="Ondřej Budín" w:date="2024-11-06T20:00:14.401Z">
          <w:pPr/>
        </w:pPrChange>
      </w:pPr>
      <w:ins w:author="Ondřej Budín" w:date="2024-11-06T20:00:14.534Z" w:id="1530338271">
        <w:r w:rsidRPr="0595E59D" w:rsidR="25706E6C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>Metoda odeslání formuláře: POST (z důvodu bezpečnosti, jelikož data nejsou viditelná v URL).</w:t>
        </w:r>
      </w:ins>
    </w:p>
    <w:p w:rsidR="00B17605" w:rsidP="0595E59D" w:rsidRDefault="009917E0" w14:paraId="2F04C47E" w14:textId="77F3A6FF">
      <w:pPr>
        <w:pStyle w:val="Odstavecseseznamem"/>
        <w:numPr>
          <w:ilvl w:val="0"/>
          <w:numId w:val="14"/>
        </w:numPr>
        <w:spacing w:before="0" w:beforeAutospacing="off" w:after="0" w:afterAutospacing="off" w:line="276" w:lineRule="auto"/>
        <w:rPr>
          <w:ins w:author="Ondřej Budín" w:date="2024-11-06T20:00:14.534Z" w16du:dateUtc="2024-11-06T20:00:14.534Z" w:id="113202852"/>
          <w:rFonts w:ascii="Aptos" w:hAnsi="Aptos" w:eastAsia="Aptos" w:cs="Aptos"/>
          <w:b w:val="1"/>
          <w:bCs w:val="1"/>
          <w:noProof w:val="0"/>
          <w:sz w:val="24"/>
          <w:szCs w:val="24"/>
          <w:lang w:val="cs-CZ"/>
        </w:rPr>
        <w:pPrChange w:author="Ondřej Budín" w:date="2024-11-06T20:00:14.406Z">
          <w:pPr/>
        </w:pPrChange>
      </w:pPr>
      <w:ins w:author="Ondřej Budín" w:date="2024-11-06T20:00:14.534Z" w:id="2140518205">
        <w:r w:rsidRPr="0595E59D" w:rsidR="25706E6C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>Způsob ověřování: Obvykle prostřednictvím server-side skriptu, který kontroluje zadané údaje oproti databázi uživatelů.</w:t>
        </w:r>
      </w:ins>
    </w:p>
    <w:p w:rsidR="00B17605" w:rsidP="0595E59D" w:rsidRDefault="009917E0" w14:paraId="2725A312" w14:textId="31B42F3E">
      <w:pPr>
        <w:spacing w:before="0" w:beforeAutospacing="off" w:after="160" w:afterAutospacing="off" w:line="276" w:lineRule="auto"/>
        <w:rPr>
          <w:ins w:author="Ondřej Budín" w:date="2024-11-06T20:00:14.534Z" w16du:dateUtc="2024-11-06T20:00:14.534Z" w:id="1581705425"/>
          <w:rFonts w:ascii="Aptos" w:hAnsi="Aptos" w:eastAsia="Aptos" w:cs="Aptos"/>
          <w:b w:val="1"/>
          <w:bCs w:val="1"/>
          <w:noProof w:val="0"/>
          <w:sz w:val="24"/>
          <w:szCs w:val="24"/>
          <w:lang w:val="cs-CZ"/>
        </w:rPr>
        <w:pPrChange w:author="Ondřej Budín" w:date="2024-11-06T20:00:14.408Z">
          <w:pPr>
            <w:numPr>
              <w:ilvl w:val="0"/>
              <w:numId w:val="14"/>
            </w:numPr>
          </w:pPr>
        </w:pPrChange>
      </w:pPr>
      <w:ins w:author="Ondřej Budín" w:date="2024-11-06T20:00:14.534Z" w:id="290043318">
        <w:r w:rsidRPr="0595E59D" w:rsidR="25706E6C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>Závěr</w:t>
        </w:r>
      </w:ins>
    </w:p>
    <w:p w:rsidR="00B17605" w:rsidP="0595E59D" w:rsidRDefault="009917E0" w14:paraId="5B55191F" w14:textId="6180E1CE">
      <w:pPr>
        <w:spacing w:before="0" w:beforeAutospacing="off" w:after="160" w:afterAutospacing="off" w:line="276" w:lineRule="auto"/>
        <w:rPr>
          <w:ins w:author="Ondřej Budín" w:date="2024-11-06T20:00:14.534Z" w16du:dateUtc="2024-11-06T20:00:14.534Z" w:id="1490286747"/>
          <w:rFonts w:ascii="Aptos" w:hAnsi="Aptos" w:eastAsia="Aptos" w:cs="Aptos"/>
          <w:b w:val="1"/>
          <w:bCs w:val="1"/>
          <w:noProof w:val="0"/>
          <w:sz w:val="24"/>
          <w:szCs w:val="24"/>
          <w:lang w:val="cs-CZ"/>
        </w:rPr>
        <w:pPrChange w:author="Ondřej Budín" w:date="2024-11-06T20:00:14.41Z">
          <w:pPr/>
        </w:pPrChange>
      </w:pPr>
      <w:ins w:author="Ondřej Budín" w:date="2024-11-06T20:00:14.534Z" w:id="529112947">
        <w:r w:rsidRPr="0595E59D" w:rsidR="25706E6C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>Přihlašovací stránka je klíčovým prvkem pro zajištění autorizovaného přístupu do aplikace. Díky přihlašování může systém rozpoznat uživatele a přizpůsobit jim obsah a funkčnost dle jejich oprávnění. Doporučuje se však implementovat pokročilé bezpečnostní metody, aby byla data uživatelů a celá aplikace chráněna před neoprávněnými přístupy.</w:t>
        </w:r>
      </w:ins>
    </w:p>
    <w:p w:rsidR="00B17605" w:rsidP="0595E59D" w:rsidRDefault="009917E0" w14:paraId="25BE8EF0" w14:textId="243C1871">
      <w:pPr>
        <w:spacing w:before="0" w:beforeAutospacing="off" w:after="160" w:afterAutospacing="off" w:line="276" w:lineRule="auto"/>
        <w:rPr>
          <w:ins w:author="Ondřej Budín" w:date="2024-11-06T20:00:14.534Z" w16du:dateUtc="2024-11-06T20:00:14.534Z" w:id="1328842304"/>
          <w:rFonts w:ascii="Aptos" w:hAnsi="Aptos" w:eastAsia="Aptos" w:cs="Aptos"/>
          <w:noProof w:val="0"/>
          <w:sz w:val="24"/>
          <w:szCs w:val="24"/>
          <w:lang w:val="cs-CZ"/>
        </w:rPr>
        <w:pPrChange w:author="Ondřej Budín" w:date="2024-11-06T20:00:14.411Z">
          <w:pPr/>
        </w:pPrChange>
      </w:pPr>
      <w:ins w:author="Ondřej Budín" w:date="2024-11-06T20:00:14.534Z" w:id="1135008961">
        <w:r w:rsidRPr="0595E59D" w:rsidR="25706E6C">
          <w:rPr>
            <w:rFonts w:ascii="Aptos" w:hAnsi="Aptos" w:eastAsia="Aptos" w:cs="Aptos"/>
            <w:noProof w:val="0"/>
            <w:sz w:val="24"/>
            <w:szCs w:val="24"/>
            <w:lang w:val="cs-CZ"/>
          </w:rPr>
          <w:t xml:space="preserve"> </w:t>
        </w:r>
      </w:ins>
    </w:p>
    <w:p w:rsidR="00B17605" w:rsidP="0595E59D" w:rsidRDefault="009917E0" w14:paraId="4B9C159C" w14:textId="71CA8DCD">
      <w:pPr>
        <w:pStyle w:val="Nadpis3"/>
        <w:rPr>
          <w:ins w:author="Ondřej Budín" w:date="2024-11-06T20:02:49.481Z" w16du:dateUtc="2024-11-06T20:02:49.481Z" w:id="1721923047"/>
          <w:noProof w:val="0"/>
          <w:lang w:val="cs-CZ"/>
        </w:rPr>
        <w:pPrChange w:author="Ondřej Budín" w:date="2024-11-06T20:03:45.918Z">
          <w:pPr>
            <w:spacing w:before="0" w:beforeAutospacing="off" w:after="160" w:afterAutospacing="off" w:line="276" w:lineRule="auto"/>
          </w:pPr>
        </w:pPrChange>
      </w:pPr>
      <w:ins w:author="Ondřej Budín" w:date="2024-11-06T20:00:14.534Z" w:id="554080310">
        <w:r w:rsidRPr="0595E59D" w:rsidR="25706E6C">
          <w:rPr>
            <w:noProof w:val="0"/>
            <w:lang w:val="cs-CZ"/>
            <w:rPrChange w:author="Ondřej Budín" w:date="2024-11-06T20:03:45.918Z" w:id="2052191208">
              <w:rPr>
                <w:rFonts w:ascii="Aptos Display" w:hAnsi="Aptos Display" w:eastAsia="Aptos Display" w:cs="Aptos Display"/>
                <w:b w:val="0"/>
                <w:bCs w:val="0"/>
                <w:noProof w:val="0"/>
                <w:color w:val="0F4761" w:themeColor="accent1" w:themeTint="FF" w:themeShade="BF"/>
                <w:sz w:val="32"/>
                <w:szCs w:val="32"/>
                <w:lang w:val="cs-CZ"/>
              </w:rPr>
            </w:rPrChange>
          </w:rPr>
          <w:t>Registrační stránka</w:t>
        </w:r>
      </w:ins>
    </w:p>
    <w:p w:rsidR="00B17605" w:rsidP="0595E59D" w:rsidRDefault="009917E0" w14:paraId="04AB3DAD" w14:textId="69F31465">
      <w:pPr>
        <w:pStyle w:val="Normln"/>
        <w:spacing w:before="0" w:beforeAutospacing="off" w:after="160" w:afterAutospacing="off" w:line="276" w:lineRule="auto"/>
        <w:rPr>
          <w:ins w:author="Ondřej Budín" w:date="2024-11-06T20:00:14.535Z" w16du:dateUtc="2024-11-06T20:00:14.535Z" w:id="1196196240"/>
        </w:rPr>
      </w:pPr>
      <w:ins w:author="Ondřej Budín" w:date="2024-11-06T20:02:51.147Z" w:id="2105037319">
        <w:r w:rsidR="052C1DC7">
          <w:drawing>
            <wp:inline wp14:editId="0726EBF4" wp14:anchorId="49EBF7ED">
              <wp:extent cx="5762626" cy="2895600"/>
              <wp:effectExtent l="0" t="0" r="0" b="0"/>
              <wp:docPr id="1136636926" name="" title="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"/>
                      <pic:cNvPicPr/>
                    </pic:nvPicPr>
                    <pic:blipFill>
                      <a:blip r:embed="R246f120012eb4bb7">
                        <a:extLst>
                          <a:ext xmlns:a="http://schemas.openxmlformats.org/drawingml/2006/main" uri="{28A0092B-C50C-407E-A947-70E740481C1C}">
                            <a14:useLocalDpi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2626" cy="2895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B17605" w:rsidP="0595E59D" w:rsidRDefault="009917E0" w14:paraId="022326D7" w14:textId="4277709B">
      <w:pPr>
        <w:spacing w:before="0" w:beforeAutospacing="off" w:after="160" w:afterAutospacing="off" w:line="276" w:lineRule="auto"/>
        <w:rPr>
          <w:ins w:author="Ondřej Budín" w:date="2024-11-06T20:00:14.535Z" w16du:dateUtc="2024-11-06T20:00:14.535Z" w:id="2032545495"/>
          <w:rFonts w:ascii="Aptos" w:hAnsi="Aptos" w:eastAsia="Aptos" w:cs="Aptos"/>
          <w:noProof w:val="0"/>
          <w:sz w:val="24"/>
          <w:szCs w:val="24"/>
          <w:lang w:val="cs-CZ"/>
        </w:rPr>
        <w:pPrChange w:author="Ondřej Budín" w:date="2024-11-06T20:00:14.422Z">
          <w:pPr/>
        </w:pPrChange>
      </w:pPr>
      <w:ins w:author="Ondřej Budín" w:date="2024-11-06T20:00:14.535Z" w:id="126130681">
        <w:r w:rsidRPr="0595E59D" w:rsidR="25706E6C">
          <w:rPr>
            <w:rFonts w:ascii="Aptos" w:hAnsi="Aptos" w:eastAsia="Aptos" w:cs="Aptos"/>
            <w:noProof w:val="0"/>
            <w:sz w:val="24"/>
            <w:szCs w:val="24"/>
            <w:lang w:val="cs-CZ"/>
          </w:rPr>
          <w:t xml:space="preserve">Stránka slouží pro </w:t>
        </w:r>
        <w:r w:rsidRPr="0595E59D" w:rsidR="25706E6C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>registraci nových uživatelů</w:t>
        </w:r>
        <w:r w:rsidRPr="0595E59D" w:rsidR="25706E6C">
          <w:rPr>
            <w:rFonts w:ascii="Aptos" w:hAnsi="Aptos" w:eastAsia="Aptos" w:cs="Aptos"/>
            <w:noProof w:val="0"/>
            <w:sz w:val="24"/>
            <w:szCs w:val="24"/>
            <w:lang w:val="cs-CZ"/>
          </w:rPr>
          <w:t xml:space="preserve"> do systému. Uživatelé zde vyplní své údaje, na základě kterých získají přístup do aplikace. Po úspěšné registraci mohou využívat všechny dostupné funkce aplikace dle svých oprávnění.</w:t>
        </w:r>
      </w:ins>
    </w:p>
    <w:p w:rsidR="00B17605" w:rsidP="0595E59D" w:rsidRDefault="009917E0" w14:paraId="4D9DCA31" w14:textId="18194FA5">
      <w:pPr>
        <w:spacing w:before="0" w:beforeAutospacing="off" w:after="160" w:afterAutospacing="off" w:line="276" w:lineRule="auto"/>
        <w:rPr>
          <w:ins w:author="Ondřej Budín" w:date="2024-11-06T20:00:14.535Z" w16du:dateUtc="2024-11-06T20:00:14.535Z" w:id="1376889643"/>
          <w:rFonts w:ascii="Aptos" w:hAnsi="Aptos" w:eastAsia="Aptos" w:cs="Aptos"/>
          <w:b w:val="1"/>
          <w:bCs w:val="1"/>
          <w:noProof w:val="0"/>
          <w:sz w:val="24"/>
          <w:szCs w:val="24"/>
          <w:lang w:val="cs-CZ"/>
        </w:rPr>
        <w:pPrChange w:author="Ondřej Budín" w:date="2024-11-06T20:00:14.425Z">
          <w:pPr/>
        </w:pPrChange>
      </w:pPr>
      <w:ins w:author="Ondřej Budín" w:date="2024-11-06T20:00:14.535Z" w:id="457000276">
        <w:r w:rsidRPr="0595E59D" w:rsidR="25706E6C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>Struktura a funkčnost</w:t>
        </w:r>
      </w:ins>
    </w:p>
    <w:p w:rsidR="00B17605" w:rsidP="0595E59D" w:rsidRDefault="009917E0" w14:paraId="3ADEB0E6" w14:textId="06CFE3A1">
      <w:pPr>
        <w:pStyle w:val="Odstavecseseznamem"/>
        <w:numPr>
          <w:ilvl w:val="0"/>
          <w:numId w:val="15"/>
        </w:numPr>
        <w:spacing w:before="0" w:beforeAutospacing="off" w:after="0" w:afterAutospacing="off" w:line="276" w:lineRule="auto"/>
        <w:rPr>
          <w:ins w:author="Ondřej Budín" w:date="2024-11-06T20:00:14.535Z" w16du:dateUtc="2024-11-06T20:00:14.535Z" w:id="585770256"/>
          <w:rFonts w:ascii="Aptos" w:hAnsi="Aptos" w:eastAsia="Aptos" w:cs="Aptos"/>
          <w:noProof w:val="0"/>
          <w:sz w:val="24"/>
          <w:szCs w:val="24"/>
          <w:lang w:val="cs-CZ"/>
        </w:rPr>
        <w:pPrChange w:author="Ondřej Budín" w:date="2024-11-06T20:00:14.431Z">
          <w:pPr/>
        </w:pPrChange>
      </w:pPr>
      <w:ins w:author="Ondřej Budín" w:date="2024-11-06T20:00:14.535Z" w:id="1952340997">
        <w:r w:rsidRPr="0595E59D" w:rsidR="25706E6C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>Formulář pro registraci</w:t>
        </w:r>
        <w:r w:rsidRPr="0595E59D" w:rsidR="25706E6C">
          <w:rPr>
            <w:rFonts w:ascii="Aptos" w:hAnsi="Aptos" w:eastAsia="Aptos" w:cs="Aptos"/>
            <w:noProof w:val="0"/>
            <w:sz w:val="24"/>
            <w:szCs w:val="24"/>
            <w:lang w:val="cs-CZ"/>
          </w:rPr>
          <w:t>:</w:t>
        </w:r>
      </w:ins>
    </w:p>
    <w:p w:rsidR="00B17605" w:rsidP="0595E59D" w:rsidRDefault="009917E0" w14:paraId="4361AE0C" w14:textId="6A6DF0EE">
      <w:pPr>
        <w:pStyle w:val="Odstavecseseznamem"/>
        <w:numPr>
          <w:ilvl w:val="1"/>
          <w:numId w:val="15"/>
        </w:numPr>
        <w:spacing w:before="0" w:beforeAutospacing="off" w:after="0" w:afterAutospacing="off" w:line="276" w:lineRule="auto"/>
        <w:rPr>
          <w:ins w:author="Ondřej Budín" w:date="2024-11-06T20:00:14.535Z" w16du:dateUtc="2024-11-06T20:00:14.535Z" w:id="746351908"/>
          <w:rFonts w:ascii="Aptos" w:hAnsi="Aptos" w:eastAsia="Aptos" w:cs="Aptos"/>
          <w:noProof w:val="0"/>
          <w:sz w:val="24"/>
          <w:szCs w:val="24"/>
          <w:lang w:val="cs-CZ"/>
        </w:rPr>
        <w:pPrChange w:author="Ondřej Budín" w:date="2024-11-06T20:00:14.435Z">
          <w:pPr/>
        </w:pPrChange>
      </w:pPr>
      <w:ins w:author="Ondřej Budín" w:date="2024-11-06T20:00:14.535Z" w:id="1157985874">
        <w:r w:rsidRPr="0595E59D" w:rsidR="25706E6C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>Přihlašovací jméno</w:t>
        </w:r>
        <w:r w:rsidRPr="0595E59D" w:rsidR="25706E6C">
          <w:rPr>
            <w:rFonts w:ascii="Aptos" w:hAnsi="Aptos" w:eastAsia="Aptos" w:cs="Aptos"/>
            <w:noProof w:val="0"/>
            <w:sz w:val="24"/>
            <w:szCs w:val="24"/>
            <w:lang w:val="cs-CZ"/>
          </w:rPr>
          <w:t>: Unikátní uživatelské jméno, které si uživatel zvolí pro přihlašování. Aplikace kontroluje, zda uživatel nezadává jméno, které již v systému existuje.</w:t>
        </w:r>
      </w:ins>
    </w:p>
    <w:p w:rsidR="00B17605" w:rsidP="0595E59D" w:rsidRDefault="009917E0" w14:paraId="51D2B2D6" w14:textId="50744D5B">
      <w:pPr>
        <w:pStyle w:val="Odstavecseseznamem"/>
        <w:numPr>
          <w:ilvl w:val="1"/>
          <w:numId w:val="15"/>
        </w:numPr>
        <w:spacing w:before="0" w:beforeAutospacing="off" w:after="0" w:afterAutospacing="off" w:line="276" w:lineRule="auto"/>
        <w:rPr>
          <w:ins w:author="Ondřej Budín" w:date="2024-11-06T20:00:14.535Z" w16du:dateUtc="2024-11-06T20:00:14.535Z" w:id="959649576"/>
          <w:rFonts w:ascii="Aptos" w:hAnsi="Aptos" w:eastAsia="Aptos" w:cs="Aptos"/>
          <w:noProof w:val="0"/>
          <w:sz w:val="24"/>
          <w:szCs w:val="24"/>
          <w:lang w:val="cs-CZ"/>
        </w:rPr>
        <w:pPrChange w:author="Ondřej Budín" w:date="2024-11-06T20:00:14.44Z">
          <w:pPr/>
        </w:pPrChange>
      </w:pPr>
      <w:ins w:author="Ondřej Budín" w:date="2024-11-06T20:00:14.535Z" w:id="1710105300">
        <w:r w:rsidRPr="0595E59D" w:rsidR="25706E6C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>Jméno a příjmení</w:t>
        </w:r>
        <w:r w:rsidRPr="0595E59D" w:rsidR="25706E6C">
          <w:rPr>
            <w:rFonts w:ascii="Aptos" w:hAnsi="Aptos" w:eastAsia="Aptos" w:cs="Aptos"/>
            <w:noProof w:val="0"/>
            <w:sz w:val="24"/>
            <w:szCs w:val="24"/>
            <w:lang w:val="cs-CZ"/>
          </w:rPr>
          <w:t>: Pole pro zadání osobních údajů uživatele.</w:t>
        </w:r>
      </w:ins>
    </w:p>
    <w:p w:rsidR="00B17605" w:rsidP="0595E59D" w:rsidRDefault="009917E0" w14:paraId="1D527B15" w14:textId="2D7E4F32">
      <w:pPr>
        <w:pStyle w:val="Odstavecseseznamem"/>
        <w:numPr>
          <w:ilvl w:val="1"/>
          <w:numId w:val="15"/>
        </w:numPr>
        <w:spacing w:before="0" w:beforeAutospacing="off" w:after="0" w:afterAutospacing="off" w:line="276" w:lineRule="auto"/>
        <w:rPr>
          <w:ins w:author="Ondřej Budín" w:date="2024-11-06T20:00:14.535Z" w16du:dateUtc="2024-11-06T20:00:14.535Z" w:id="616633293"/>
          <w:rFonts w:ascii="Aptos" w:hAnsi="Aptos" w:eastAsia="Aptos" w:cs="Aptos"/>
          <w:noProof w:val="0"/>
          <w:sz w:val="24"/>
          <w:szCs w:val="24"/>
          <w:lang w:val="cs-CZ"/>
        </w:rPr>
        <w:pPrChange w:author="Ondřej Budín" w:date="2024-11-06T20:00:14.444Z">
          <w:pPr/>
        </w:pPrChange>
      </w:pPr>
      <w:ins w:author="Ondřej Budín" w:date="2024-11-06T20:00:14.535Z" w:id="1387290441">
        <w:r w:rsidRPr="0595E59D" w:rsidR="25706E6C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>E-mail</w:t>
        </w:r>
        <w:r w:rsidRPr="0595E59D" w:rsidR="25706E6C">
          <w:rPr>
            <w:rFonts w:ascii="Aptos" w:hAnsi="Aptos" w:eastAsia="Aptos" w:cs="Aptos"/>
            <w:noProof w:val="0"/>
            <w:sz w:val="24"/>
            <w:szCs w:val="24"/>
            <w:lang w:val="cs-CZ"/>
          </w:rPr>
          <w:t>: Slouží k zadání e-mailové adresy, na kterou lze zasílat důležité informace (např. potvrzení o registraci).</w:t>
        </w:r>
      </w:ins>
    </w:p>
    <w:p w:rsidR="00B17605" w:rsidP="0595E59D" w:rsidRDefault="009917E0" w14:paraId="7AB82842" w14:textId="1CAF2B3A">
      <w:pPr>
        <w:pStyle w:val="Odstavecseseznamem"/>
        <w:numPr>
          <w:ilvl w:val="1"/>
          <w:numId w:val="15"/>
        </w:numPr>
        <w:spacing w:before="0" w:beforeAutospacing="off" w:after="0" w:afterAutospacing="off" w:line="276" w:lineRule="auto"/>
        <w:rPr>
          <w:ins w:author="Ondřej Budín" w:date="2024-11-06T20:00:14.535Z" w16du:dateUtc="2024-11-06T20:00:14.535Z" w:id="912093471"/>
          <w:rFonts w:ascii="Aptos" w:hAnsi="Aptos" w:eastAsia="Aptos" w:cs="Aptos"/>
          <w:noProof w:val="0"/>
          <w:sz w:val="24"/>
          <w:szCs w:val="24"/>
          <w:lang w:val="cs-CZ"/>
        </w:rPr>
        <w:pPrChange w:author="Ondřej Budín" w:date="2024-11-06T20:00:14.448Z">
          <w:pPr/>
        </w:pPrChange>
      </w:pPr>
      <w:ins w:author="Ondřej Budín" w:date="2024-11-06T20:00:14.535Z" w:id="332028834">
        <w:r w:rsidRPr="0595E59D" w:rsidR="25706E6C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>Heslo</w:t>
        </w:r>
        <w:r w:rsidRPr="0595E59D" w:rsidR="25706E6C">
          <w:rPr>
            <w:rFonts w:ascii="Aptos" w:hAnsi="Aptos" w:eastAsia="Aptos" w:cs="Aptos"/>
            <w:noProof w:val="0"/>
            <w:sz w:val="24"/>
            <w:szCs w:val="24"/>
            <w:lang w:val="cs-CZ"/>
          </w:rPr>
          <w:t>: Uživatel si volí heslo, které bude použito při přihlašování. Heslo je zadáno dvakrát (heslo a potvrzení hesla) pro kontrolu správnosti.</w:t>
        </w:r>
      </w:ins>
    </w:p>
    <w:p w:rsidR="00B17605" w:rsidP="0595E59D" w:rsidRDefault="009917E0" w14:paraId="2D1319EE" w14:textId="5318D24E">
      <w:pPr>
        <w:pStyle w:val="Odstavecseseznamem"/>
        <w:numPr>
          <w:ilvl w:val="1"/>
          <w:numId w:val="15"/>
        </w:numPr>
        <w:spacing w:before="0" w:beforeAutospacing="off" w:after="0" w:afterAutospacing="off" w:line="276" w:lineRule="auto"/>
        <w:rPr>
          <w:ins w:author="Ondřej Budín" w:date="2024-11-06T20:00:14.535Z" w16du:dateUtc="2024-11-06T20:00:14.535Z" w:id="1223081533"/>
          <w:rFonts w:ascii="Aptos" w:hAnsi="Aptos" w:eastAsia="Aptos" w:cs="Aptos"/>
          <w:noProof w:val="0"/>
          <w:sz w:val="24"/>
          <w:szCs w:val="24"/>
          <w:lang w:val="cs-CZ"/>
        </w:rPr>
        <w:pPrChange w:author="Ondřej Budín" w:date="2024-11-06T20:00:14.453Z">
          <w:pPr/>
        </w:pPrChange>
      </w:pPr>
      <w:ins w:author="Ondřej Budín" w:date="2024-11-06T20:00:14.535Z" w:id="1140097190">
        <w:r w:rsidRPr="0595E59D" w:rsidR="25706E6C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>Potvrzení hesla</w:t>
        </w:r>
        <w:r w:rsidRPr="0595E59D" w:rsidR="25706E6C">
          <w:rPr>
            <w:rFonts w:ascii="Aptos" w:hAnsi="Aptos" w:eastAsia="Aptos" w:cs="Aptos"/>
            <w:noProof w:val="0"/>
            <w:sz w:val="24"/>
            <w:szCs w:val="24"/>
            <w:lang w:val="cs-CZ"/>
          </w:rPr>
          <w:t>: Druhé pole pro zadání hesla, slouží k ověření, že uživatel zadal heslo správně. Musí se shodovat s prvním polem hesla.</w:t>
        </w:r>
      </w:ins>
    </w:p>
    <w:p w:rsidR="00B17605" w:rsidP="0595E59D" w:rsidRDefault="009917E0" w14:paraId="4B872A55" w14:textId="11502005">
      <w:pPr>
        <w:pStyle w:val="Odstavecseseznamem"/>
        <w:numPr>
          <w:ilvl w:val="1"/>
          <w:numId w:val="15"/>
        </w:numPr>
        <w:spacing w:before="0" w:beforeAutospacing="off" w:after="0" w:afterAutospacing="off" w:line="276" w:lineRule="auto"/>
        <w:rPr>
          <w:ins w:author="Ondřej Budín" w:date="2024-11-06T20:00:14.535Z" w16du:dateUtc="2024-11-06T20:00:14.535Z" w:id="31183432"/>
          <w:rFonts w:ascii="Aptos" w:hAnsi="Aptos" w:eastAsia="Aptos" w:cs="Aptos"/>
          <w:noProof w:val="0"/>
          <w:sz w:val="24"/>
          <w:szCs w:val="24"/>
          <w:lang w:val="cs-CZ"/>
        </w:rPr>
        <w:pPrChange w:author="Ondřej Budín" w:date="2024-11-06T20:00:14.457Z">
          <w:pPr/>
        </w:pPrChange>
      </w:pPr>
      <w:ins w:author="Ondřej Budín" w:date="2024-11-06T20:00:14.535Z" w:id="1708701554">
        <w:r w:rsidRPr="0595E59D" w:rsidR="25706E6C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>Tlačítko „Registrovat“</w:t>
        </w:r>
        <w:r w:rsidRPr="0595E59D" w:rsidR="25706E6C">
          <w:rPr>
            <w:rFonts w:ascii="Aptos" w:hAnsi="Aptos" w:eastAsia="Aptos" w:cs="Aptos"/>
            <w:noProof w:val="0"/>
            <w:sz w:val="24"/>
            <w:szCs w:val="24"/>
            <w:lang w:val="cs-CZ"/>
          </w:rPr>
          <w:t>: Slouží k odeslání vyplněného formuláře pro registraci.</w:t>
        </w:r>
      </w:ins>
    </w:p>
    <w:p w:rsidR="00B17605" w:rsidP="0595E59D" w:rsidRDefault="009917E0" w14:paraId="371477FA" w14:textId="5CEABE22">
      <w:pPr>
        <w:pStyle w:val="Odstavecseseznamem"/>
        <w:numPr>
          <w:ilvl w:val="0"/>
          <w:numId w:val="15"/>
        </w:numPr>
        <w:spacing w:before="0" w:beforeAutospacing="off" w:after="0" w:afterAutospacing="off" w:line="276" w:lineRule="auto"/>
        <w:rPr>
          <w:ins w:author="Ondřej Budín" w:date="2024-11-06T20:00:14.535Z" w16du:dateUtc="2024-11-06T20:00:14.535Z" w:id="2060942971"/>
          <w:rFonts w:ascii="Aptos" w:hAnsi="Aptos" w:eastAsia="Aptos" w:cs="Aptos"/>
          <w:noProof w:val="0"/>
          <w:sz w:val="24"/>
          <w:szCs w:val="24"/>
          <w:lang w:val="cs-CZ"/>
        </w:rPr>
        <w:pPrChange w:author="Ondřej Budín" w:date="2024-11-06T20:00:14.487Z">
          <w:pPr/>
        </w:pPrChange>
      </w:pPr>
      <w:ins w:author="Ondřej Budín" w:date="2024-11-06T20:00:14.535Z" w:id="1172662407">
        <w:r w:rsidRPr="0595E59D" w:rsidR="25706E6C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>Validace údajů</w:t>
        </w:r>
        <w:r w:rsidRPr="0595E59D" w:rsidR="25706E6C">
          <w:rPr>
            <w:rFonts w:ascii="Aptos" w:hAnsi="Aptos" w:eastAsia="Aptos" w:cs="Aptos"/>
            <w:noProof w:val="0"/>
            <w:sz w:val="24"/>
            <w:szCs w:val="24"/>
            <w:lang w:val="cs-CZ"/>
          </w:rPr>
          <w:t>:</w:t>
        </w:r>
      </w:ins>
    </w:p>
    <w:p w:rsidR="00B17605" w:rsidP="0595E59D" w:rsidRDefault="009917E0" w14:paraId="5391FB83" w14:textId="12B719C4">
      <w:pPr>
        <w:pStyle w:val="Odstavecseseznamem"/>
        <w:numPr>
          <w:ilvl w:val="1"/>
          <w:numId w:val="15"/>
        </w:numPr>
        <w:spacing w:before="0" w:beforeAutospacing="off" w:after="0" w:afterAutospacing="off" w:line="276" w:lineRule="auto"/>
        <w:rPr>
          <w:ins w:author="Ondřej Budín" w:date="2024-11-06T20:00:14.535Z" w16du:dateUtc="2024-11-06T20:00:14.535Z" w:id="67283373"/>
          <w:rFonts w:ascii="Aptos" w:hAnsi="Aptos" w:eastAsia="Aptos" w:cs="Aptos"/>
          <w:noProof w:val="0"/>
          <w:sz w:val="24"/>
          <w:szCs w:val="24"/>
          <w:lang w:val="cs-CZ"/>
        </w:rPr>
        <w:pPrChange w:author="Ondřej Budín" w:date="2024-11-06T20:00:14.491Z">
          <w:pPr/>
        </w:pPrChange>
      </w:pPr>
      <w:ins w:author="Ondřej Budín" w:date="2024-11-06T20:00:14.535Z" w:id="66445622">
        <w:r w:rsidRPr="0595E59D" w:rsidR="25706E6C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>Kontrola jedinečnosti uživatelského jména</w:t>
        </w:r>
        <w:r w:rsidRPr="0595E59D" w:rsidR="25706E6C">
          <w:rPr>
            <w:rFonts w:ascii="Aptos" w:hAnsi="Aptos" w:eastAsia="Aptos" w:cs="Aptos"/>
            <w:noProof w:val="0"/>
            <w:sz w:val="24"/>
            <w:szCs w:val="24"/>
            <w:lang w:val="cs-CZ"/>
          </w:rPr>
          <w:t>: Aplikace kontroluje, zda přihlašovací jméno již není v systému použito. Pokud ano, uživatel je požádán, aby si zvolil jiné jméno.</w:t>
        </w:r>
      </w:ins>
    </w:p>
    <w:p w:rsidR="00B17605" w:rsidP="0595E59D" w:rsidRDefault="009917E0" w14:paraId="437C85AA" w14:textId="75A8FB6A">
      <w:pPr>
        <w:pStyle w:val="Odstavecseseznamem"/>
        <w:numPr>
          <w:ilvl w:val="1"/>
          <w:numId w:val="15"/>
        </w:numPr>
        <w:spacing w:before="0" w:beforeAutospacing="off" w:after="0" w:afterAutospacing="off" w:line="276" w:lineRule="auto"/>
        <w:rPr>
          <w:ins w:author="Ondřej Budín" w:date="2024-11-06T20:00:14.535Z" w16du:dateUtc="2024-11-06T20:00:14.535Z" w:id="1939732513"/>
          <w:rFonts w:ascii="Aptos" w:hAnsi="Aptos" w:eastAsia="Aptos" w:cs="Aptos"/>
          <w:noProof w:val="0"/>
          <w:sz w:val="24"/>
          <w:szCs w:val="24"/>
          <w:lang w:val="cs-CZ"/>
        </w:rPr>
        <w:pPrChange w:author="Ondřej Budín" w:date="2024-11-06T20:00:14.494Z">
          <w:pPr/>
        </w:pPrChange>
      </w:pPr>
      <w:ins w:author="Ondřej Budín" w:date="2024-11-06T20:00:14.535Z" w:id="364421233">
        <w:r w:rsidRPr="0595E59D" w:rsidR="25706E6C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>Kontrola formátu e-mailu</w:t>
        </w:r>
        <w:r w:rsidRPr="0595E59D" w:rsidR="25706E6C">
          <w:rPr>
            <w:rFonts w:ascii="Aptos" w:hAnsi="Aptos" w:eastAsia="Aptos" w:cs="Aptos"/>
            <w:noProof w:val="0"/>
            <w:sz w:val="24"/>
            <w:szCs w:val="24"/>
            <w:lang w:val="cs-CZ"/>
          </w:rPr>
          <w:t>: Ověřuje, že e-mail je zadán ve správném formátu.</w:t>
        </w:r>
      </w:ins>
    </w:p>
    <w:p w:rsidR="00B17605" w:rsidP="0595E59D" w:rsidRDefault="009917E0" w14:paraId="6757554C" w14:textId="4D7A35CD">
      <w:pPr>
        <w:pStyle w:val="Odstavecseseznamem"/>
        <w:numPr>
          <w:ilvl w:val="1"/>
          <w:numId w:val="15"/>
        </w:numPr>
        <w:spacing w:before="0" w:beforeAutospacing="off" w:after="0" w:afterAutospacing="off" w:line="276" w:lineRule="auto"/>
        <w:rPr>
          <w:ins w:author="Ondřej Budín" w:date="2024-11-06T20:00:14.536Z" w16du:dateUtc="2024-11-06T20:00:14.536Z" w:id="1746656137"/>
          <w:rFonts w:ascii="Aptos" w:hAnsi="Aptos" w:eastAsia="Aptos" w:cs="Aptos"/>
          <w:noProof w:val="0"/>
          <w:sz w:val="24"/>
          <w:szCs w:val="24"/>
          <w:lang w:val="cs-CZ"/>
        </w:rPr>
        <w:pPrChange w:author="Ondřej Budín" w:date="2024-11-06T20:00:14.497Z">
          <w:pPr/>
        </w:pPrChange>
      </w:pPr>
      <w:ins w:author="Ondřej Budín" w:date="2024-11-06T20:00:14.536Z" w:id="1528785354">
        <w:r w:rsidRPr="0595E59D" w:rsidR="25706E6C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>Kontrola hesla a potvrzení hesla</w:t>
        </w:r>
        <w:r w:rsidRPr="0595E59D" w:rsidR="25706E6C">
          <w:rPr>
            <w:rFonts w:ascii="Aptos" w:hAnsi="Aptos" w:eastAsia="Aptos" w:cs="Aptos"/>
            <w:noProof w:val="0"/>
            <w:sz w:val="24"/>
            <w:szCs w:val="24"/>
            <w:lang w:val="cs-CZ"/>
          </w:rPr>
          <w:t>: Aplikace ověří, zda se heslo a jeho potvrzení shodují, aby se předešlo chybám při registraci.</w:t>
        </w:r>
      </w:ins>
    </w:p>
    <w:p w:rsidR="00B17605" w:rsidP="0595E59D" w:rsidRDefault="009917E0" w14:paraId="641AFE99" w14:textId="58E3B537">
      <w:pPr>
        <w:pStyle w:val="Odstavecseseznamem"/>
        <w:numPr>
          <w:ilvl w:val="0"/>
          <w:numId w:val="15"/>
        </w:numPr>
        <w:spacing w:before="0" w:beforeAutospacing="off" w:after="0" w:afterAutospacing="off" w:line="276" w:lineRule="auto"/>
        <w:rPr>
          <w:ins w:author="Ondřej Budín" w:date="2024-11-06T20:00:14.536Z" w16du:dateUtc="2024-11-06T20:00:14.536Z" w:id="836403323"/>
          <w:rFonts w:ascii="Aptos" w:hAnsi="Aptos" w:eastAsia="Aptos" w:cs="Aptos"/>
          <w:noProof w:val="0"/>
          <w:sz w:val="24"/>
          <w:szCs w:val="24"/>
          <w:lang w:val="cs-CZ"/>
        </w:rPr>
        <w:pPrChange w:author="Ondřej Budín" w:date="2024-11-06T20:00:14.501Z">
          <w:pPr/>
        </w:pPrChange>
      </w:pPr>
      <w:ins w:author="Ondřej Budín" w:date="2024-11-06T20:00:14.536Z" w:id="2071840579">
        <w:r w:rsidRPr="0595E59D" w:rsidR="25706E6C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>Bezpečnostní opatření</w:t>
        </w:r>
        <w:r w:rsidRPr="0595E59D" w:rsidR="25706E6C">
          <w:rPr>
            <w:rFonts w:ascii="Aptos" w:hAnsi="Aptos" w:eastAsia="Aptos" w:cs="Aptos"/>
            <w:noProof w:val="0"/>
            <w:sz w:val="24"/>
            <w:szCs w:val="24"/>
            <w:lang w:val="cs-CZ"/>
          </w:rPr>
          <w:t>:</w:t>
        </w:r>
      </w:ins>
    </w:p>
    <w:p w:rsidR="00B17605" w:rsidP="0595E59D" w:rsidRDefault="009917E0" w14:paraId="464ED035" w14:textId="1B97B15C">
      <w:pPr>
        <w:pStyle w:val="Odstavecseseznamem"/>
        <w:numPr>
          <w:ilvl w:val="1"/>
          <w:numId w:val="15"/>
        </w:numPr>
        <w:spacing w:before="0" w:beforeAutospacing="off" w:after="0" w:afterAutospacing="off" w:line="276" w:lineRule="auto"/>
        <w:rPr>
          <w:ins w:author="Ondřej Budín" w:date="2024-11-06T20:00:14.536Z" w16du:dateUtc="2024-11-06T20:00:14.536Z" w:id="411167069"/>
          <w:rFonts w:ascii="Aptos" w:hAnsi="Aptos" w:eastAsia="Aptos" w:cs="Aptos"/>
          <w:noProof w:val="0"/>
          <w:sz w:val="24"/>
          <w:szCs w:val="24"/>
          <w:lang w:val="cs-CZ"/>
        </w:rPr>
        <w:pPrChange w:author="Ondřej Budín" w:date="2024-11-06T20:00:14.505Z">
          <w:pPr/>
        </w:pPrChange>
      </w:pPr>
      <w:ins w:author="Ondřej Budín" w:date="2024-11-06T20:00:14.536Z" w:id="854927452">
        <w:r w:rsidRPr="0595E59D" w:rsidR="25706E6C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>Hashování hesel</w:t>
        </w:r>
        <w:r w:rsidRPr="0595E59D" w:rsidR="25706E6C">
          <w:rPr>
            <w:rFonts w:ascii="Aptos" w:hAnsi="Aptos" w:eastAsia="Aptos" w:cs="Aptos"/>
            <w:noProof w:val="0"/>
            <w:sz w:val="24"/>
            <w:szCs w:val="24"/>
            <w:lang w:val="cs-CZ"/>
          </w:rPr>
          <w:t>: Hesla by měla být před uložením do databáze hashována pomocí algoritmu, jako je bcrypt nebo Argon2, aby nebyla uložena v prostém textu.</w:t>
        </w:r>
      </w:ins>
    </w:p>
    <w:p w:rsidR="00B17605" w:rsidP="0595E59D" w:rsidRDefault="009917E0" w14:paraId="22D9388B" w14:textId="1146769C">
      <w:pPr>
        <w:pStyle w:val="Odstavecseseznamem"/>
        <w:numPr>
          <w:ilvl w:val="1"/>
          <w:numId w:val="15"/>
        </w:numPr>
        <w:spacing w:before="0" w:beforeAutospacing="off" w:after="0" w:afterAutospacing="off" w:line="276" w:lineRule="auto"/>
        <w:rPr>
          <w:ins w:author="Ondřej Budín" w:date="2024-11-06T20:00:14.536Z" w16du:dateUtc="2024-11-06T20:00:14.536Z" w:id="425647441"/>
          <w:rFonts w:ascii="Aptos" w:hAnsi="Aptos" w:eastAsia="Aptos" w:cs="Aptos"/>
          <w:noProof w:val="0"/>
          <w:sz w:val="24"/>
          <w:szCs w:val="24"/>
          <w:lang w:val="cs-CZ"/>
        </w:rPr>
        <w:pPrChange w:author="Ondřej Budín" w:date="2024-11-06T20:00:14.51Z">
          <w:pPr/>
        </w:pPrChange>
      </w:pPr>
      <w:ins w:author="Ondřej Budín" w:date="2024-11-06T20:00:14.536Z" w:id="1779491919">
        <w:r w:rsidRPr="0595E59D" w:rsidR="25706E6C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>Kontrola minimálních požadavků na heslo</w:t>
        </w:r>
        <w:r w:rsidRPr="0595E59D" w:rsidR="25706E6C">
          <w:rPr>
            <w:rFonts w:ascii="Aptos" w:hAnsi="Aptos" w:eastAsia="Aptos" w:cs="Aptos"/>
            <w:noProof w:val="0"/>
            <w:sz w:val="24"/>
            <w:szCs w:val="24"/>
            <w:lang w:val="cs-CZ"/>
          </w:rPr>
          <w:t>: Může být implementována pro zajištění bezpečnosti hesel (např. minimální délka, kombinace čísel a písmen).</w:t>
        </w:r>
      </w:ins>
    </w:p>
    <w:p w:rsidR="00B17605" w:rsidP="0595E59D" w:rsidRDefault="009917E0" w14:paraId="0030B600" w14:textId="7ED0E185">
      <w:pPr>
        <w:pStyle w:val="Odstavecseseznamem"/>
        <w:numPr>
          <w:ilvl w:val="1"/>
          <w:numId w:val="15"/>
        </w:numPr>
        <w:spacing w:before="0" w:beforeAutospacing="off" w:after="0" w:afterAutospacing="off" w:line="276" w:lineRule="auto"/>
        <w:rPr>
          <w:ins w:author="Ondřej Budín" w:date="2024-11-06T20:00:14.536Z" w16du:dateUtc="2024-11-06T20:00:14.536Z" w:id="1762466195"/>
          <w:rFonts w:ascii="Aptos" w:hAnsi="Aptos" w:eastAsia="Aptos" w:cs="Aptos"/>
          <w:noProof w:val="0"/>
          <w:sz w:val="24"/>
          <w:szCs w:val="24"/>
          <w:lang w:val="cs-CZ"/>
        </w:rPr>
        <w:pPrChange w:author="Ondřej Budín" w:date="2024-11-06T20:00:14.514Z">
          <w:pPr/>
        </w:pPrChange>
      </w:pPr>
      <w:ins w:author="Ondřej Budín" w:date="2024-11-06T20:00:14.536Z" w:id="240398010">
        <w:r w:rsidRPr="0595E59D" w:rsidR="25706E6C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>HTTPS připojení</w:t>
        </w:r>
        <w:r w:rsidRPr="0595E59D" w:rsidR="25706E6C">
          <w:rPr>
            <w:rFonts w:ascii="Aptos" w:hAnsi="Aptos" w:eastAsia="Aptos" w:cs="Aptos"/>
            <w:noProof w:val="0"/>
            <w:sz w:val="24"/>
            <w:szCs w:val="24"/>
            <w:lang w:val="cs-CZ"/>
          </w:rPr>
          <w:t>: Zajišťuje šifrované spojení mezi klientem a serverem.</w:t>
        </w:r>
      </w:ins>
    </w:p>
    <w:p w:rsidR="00B17605" w:rsidP="0595E59D" w:rsidRDefault="009917E0" w14:paraId="738EA2FB" w14:textId="7991ADE7">
      <w:pPr>
        <w:spacing w:before="0" w:beforeAutospacing="off" w:after="160" w:afterAutospacing="off" w:line="276" w:lineRule="auto"/>
        <w:ind w:left="1440" w:right="0"/>
        <w:rPr>
          <w:ins w:author="Ondřej Budín" w:date="2024-11-06T20:00:14.536Z" w16du:dateUtc="2024-11-06T20:00:14.536Z" w:id="1939246136"/>
          <w:rFonts w:ascii="Aptos" w:hAnsi="Aptos" w:eastAsia="Aptos" w:cs="Aptos"/>
          <w:b w:val="1"/>
          <w:bCs w:val="1"/>
          <w:noProof w:val="0"/>
          <w:sz w:val="24"/>
          <w:szCs w:val="24"/>
          <w:lang w:val="cs-CZ"/>
        </w:rPr>
        <w:pPrChange w:author="Ondřej Budín" w:date="2024-11-06T20:00:14.517Z">
          <w:pPr>
            <w:numPr>
              <w:ilvl w:val="1"/>
              <w:numId w:val="15"/>
            </w:numPr>
          </w:pPr>
        </w:pPrChange>
      </w:pPr>
      <w:ins w:author="Ondřej Budín" w:date="2024-11-06T20:00:14.536Z" w:id="1382997367">
        <w:r w:rsidRPr="0595E59D" w:rsidR="25706E6C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 xml:space="preserve"> </w:t>
        </w:r>
      </w:ins>
    </w:p>
    <w:p w:rsidR="00B17605" w:rsidP="0595E59D" w:rsidRDefault="009917E0" w14:paraId="633EF43F" w14:textId="242396B7">
      <w:pPr>
        <w:spacing w:before="0" w:beforeAutospacing="off" w:after="160" w:afterAutospacing="off" w:line="276" w:lineRule="auto"/>
        <w:rPr>
          <w:ins w:author="Ondřej Budín" w:date="2024-11-06T20:00:14.536Z" w16du:dateUtc="2024-11-06T20:00:14.536Z" w:id="1392971619"/>
          <w:rFonts w:ascii="Aptos" w:hAnsi="Aptos" w:eastAsia="Aptos" w:cs="Aptos"/>
          <w:b w:val="1"/>
          <w:bCs w:val="1"/>
          <w:noProof w:val="0"/>
          <w:sz w:val="24"/>
          <w:szCs w:val="24"/>
          <w:lang w:val="cs-CZ"/>
        </w:rPr>
        <w:pPrChange w:author="Ondřej Budín" w:date="2024-11-06T20:00:14.519Z">
          <w:pPr/>
        </w:pPrChange>
      </w:pPr>
      <w:ins w:author="Ondřej Budín" w:date="2024-11-06T20:00:14.536Z" w:id="1676668268">
        <w:r w:rsidRPr="0595E59D" w:rsidR="25706E6C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>Technické detaily</w:t>
        </w:r>
      </w:ins>
    </w:p>
    <w:p w:rsidR="00B17605" w:rsidP="0595E59D" w:rsidRDefault="009917E0" w14:paraId="222EE156" w14:textId="39B47192">
      <w:pPr>
        <w:pStyle w:val="Odstavecseseznamem"/>
        <w:numPr>
          <w:ilvl w:val="0"/>
          <w:numId w:val="16"/>
        </w:numPr>
        <w:spacing w:before="0" w:beforeAutospacing="off" w:after="0" w:afterAutospacing="off" w:line="276" w:lineRule="auto"/>
        <w:rPr>
          <w:ins w:author="Ondřej Budín" w:date="2024-11-06T20:00:14.536Z" w16du:dateUtc="2024-11-06T20:00:14.536Z" w:id="174677676"/>
          <w:rFonts w:ascii="Aptos" w:hAnsi="Aptos" w:eastAsia="Aptos" w:cs="Aptos"/>
          <w:noProof w:val="0"/>
          <w:sz w:val="24"/>
          <w:szCs w:val="24"/>
          <w:lang w:val="cs-CZ"/>
        </w:rPr>
        <w:pPrChange w:author="Ondřej Budín" w:date="2024-11-06T20:00:14.522Z">
          <w:pPr/>
        </w:pPrChange>
      </w:pPr>
      <w:ins w:author="Ondřej Budín" w:date="2024-11-06T20:00:14.536Z" w:id="1396130219">
        <w:r w:rsidRPr="0595E59D" w:rsidR="25706E6C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>Metoda odeslání formuláře</w:t>
        </w:r>
        <w:r w:rsidRPr="0595E59D" w:rsidR="25706E6C">
          <w:rPr>
            <w:rFonts w:ascii="Aptos" w:hAnsi="Aptos" w:eastAsia="Aptos" w:cs="Aptos"/>
            <w:noProof w:val="0"/>
            <w:sz w:val="24"/>
            <w:szCs w:val="24"/>
            <w:lang w:val="cs-CZ"/>
          </w:rPr>
          <w:t>: POST (kvůli bezpečnosti a ochraně citlivých údajů).</w:t>
        </w:r>
      </w:ins>
    </w:p>
    <w:p w:rsidR="00B17605" w:rsidP="0595E59D" w:rsidRDefault="009917E0" w14:paraId="11CC38AD" w14:textId="64558046">
      <w:pPr>
        <w:pStyle w:val="Odstavecseseznamem"/>
        <w:numPr>
          <w:ilvl w:val="0"/>
          <w:numId w:val="16"/>
        </w:numPr>
        <w:spacing w:before="0" w:beforeAutospacing="off" w:after="0" w:afterAutospacing="off" w:line="276" w:lineRule="auto"/>
        <w:rPr>
          <w:ins w:author="Ondřej Budín" w:date="2024-11-06T20:00:14.536Z" w16du:dateUtc="2024-11-06T20:00:14.536Z" w:id="882084657"/>
          <w:rFonts w:ascii="Aptos" w:hAnsi="Aptos" w:eastAsia="Aptos" w:cs="Aptos"/>
          <w:noProof w:val="0"/>
          <w:sz w:val="24"/>
          <w:szCs w:val="24"/>
          <w:lang w:val="cs-CZ"/>
        </w:rPr>
        <w:pPrChange w:author="Ondřej Budín" w:date="2024-11-06T20:00:14.525Z">
          <w:pPr/>
        </w:pPrChange>
      </w:pPr>
      <w:ins w:author="Ondřej Budín" w:date="2024-11-06T20:00:14.536Z" w:id="44774828">
        <w:r w:rsidRPr="0595E59D" w:rsidR="25706E6C">
          <w:rPr>
            <w:rFonts w:ascii="Aptos" w:hAnsi="Aptos" w:eastAsia="Aptos" w:cs="Aptos"/>
            <w:b w:val="1"/>
            <w:bCs w:val="1"/>
            <w:noProof w:val="0"/>
            <w:sz w:val="24"/>
            <w:szCs w:val="24"/>
            <w:lang w:val="cs-CZ"/>
          </w:rPr>
          <w:t>Zpracování dat na straně serveru</w:t>
        </w:r>
        <w:r w:rsidRPr="0595E59D" w:rsidR="25706E6C">
          <w:rPr>
            <w:rFonts w:ascii="Aptos" w:hAnsi="Aptos" w:eastAsia="Aptos" w:cs="Aptos"/>
            <w:noProof w:val="0"/>
            <w:sz w:val="24"/>
            <w:szCs w:val="24"/>
            <w:lang w:val="cs-CZ"/>
          </w:rPr>
          <w:t>: Formulář je odeslán na server, který provede kontrolu zadaných údajů a jejich uložení do databáze.</w:t>
        </w:r>
      </w:ins>
    </w:p>
    <w:p w:rsidR="00B17605" w:rsidP="0595E59D" w:rsidRDefault="009917E0" w14:paraId="78ECCADC" w14:textId="4521D3F9">
      <w:pPr>
        <w:spacing w:before="0" w:beforeAutospacing="off" w:after="160" w:afterAutospacing="off" w:line="276" w:lineRule="auto"/>
        <w:rPr>
          <w:ins w:author="Ondřej Budín" w:date="2024-11-06T20:00:14.536Z" w16du:dateUtc="2024-11-06T20:00:14.536Z" w:id="1608552668"/>
          <w:rFonts w:ascii="Aptos" w:hAnsi="Aptos" w:eastAsia="Aptos" w:cs="Aptos"/>
          <w:noProof w:val="0"/>
          <w:sz w:val="24"/>
          <w:szCs w:val="24"/>
          <w:lang w:val="cs-CZ"/>
        </w:rPr>
        <w:pPrChange w:author="Ondřej Budín" w:date="2024-11-06T20:00:14.527Z">
          <w:pPr>
            <w:numPr>
              <w:ilvl w:val="0"/>
              <w:numId w:val="16"/>
            </w:numPr>
          </w:pPr>
        </w:pPrChange>
      </w:pPr>
      <w:ins w:author="Ondřej Budín" w:date="2024-11-06T20:00:14.536Z" w:id="879167283">
        <w:r w:rsidRPr="0595E59D" w:rsidR="25706E6C">
          <w:rPr>
            <w:rFonts w:ascii="Aptos" w:hAnsi="Aptos" w:eastAsia="Aptos" w:cs="Aptos"/>
            <w:noProof w:val="0"/>
            <w:sz w:val="24"/>
            <w:szCs w:val="24"/>
            <w:lang w:val="cs-CZ"/>
          </w:rPr>
          <w:t>Závěr</w:t>
        </w:r>
      </w:ins>
    </w:p>
    <w:p w:rsidR="00B17605" w:rsidP="0595E59D" w:rsidRDefault="009917E0" w14:paraId="5E8BBDFE" w14:textId="5B9C31A7">
      <w:pPr>
        <w:spacing w:before="0" w:beforeAutospacing="off" w:after="160" w:afterAutospacing="off" w:line="276" w:lineRule="auto"/>
        <w:rPr>
          <w:ins w:author="Ondřej Budín" w:date="2024-11-06T20:06:19.045Z" w16du:dateUtc="2024-11-06T20:06:19.045Z" w:id="1404223130"/>
          <w:rFonts w:ascii="Aptos" w:hAnsi="Aptos" w:eastAsia="Aptos" w:cs="Aptos"/>
          <w:noProof w:val="0"/>
          <w:sz w:val="24"/>
          <w:szCs w:val="24"/>
          <w:lang w:val="cs-CZ"/>
        </w:rPr>
        <w:pPrChange w:author="Ondřej Budín" w:date="2024-11-06T20:00:14.528Z">
          <w:pPr/>
        </w:pPrChange>
      </w:pPr>
      <w:ins w:author="Ondřej Budín" w:date="2024-11-06T20:00:14.536Z" w:id="1418451682">
        <w:r w:rsidRPr="0595E59D" w:rsidR="25706E6C">
          <w:rPr>
            <w:rFonts w:ascii="Aptos" w:hAnsi="Aptos" w:eastAsia="Aptos" w:cs="Aptos"/>
            <w:noProof w:val="0"/>
            <w:sz w:val="24"/>
            <w:szCs w:val="24"/>
            <w:lang w:val="cs-CZ"/>
          </w:rPr>
          <w:t>Registrační stránka slouží jako vstupní bod pro nové uživatele, kteří chtějí získat přístup k aplikaci. Díky zabezpečení, jako je hashování hesel, a kontrolám správnosti údajů je registrace bezpečná a minimalizuje riziko neoprávněného přístupu. Další rozšíření, jako je ověření e-mailové adresy nebo ochrana proti botům, mohou pomoci dále zvýšit bezpečnost a spolehlivost registračního procesu.</w:t>
        </w:r>
      </w:ins>
    </w:p>
    <w:p w:rsidR="00B17605" w:rsidP="0595E59D" w:rsidRDefault="009917E0" w14:paraId="788657C2" w14:textId="3D31D026">
      <w:pPr>
        <w:spacing w:before="0" w:beforeAutospacing="off" w:after="160" w:afterAutospacing="off" w:line="276" w:lineRule="auto"/>
        <w:rPr>
          <w:ins w:author="Ondřej Budín" w:date="2024-11-06T20:06:19.236Z" w16du:dateUtc="2024-11-06T20:06:19.236Z" w:id="702731929"/>
          <w:rFonts w:ascii="Aptos" w:hAnsi="Aptos" w:eastAsia="Aptos" w:cs="Aptos"/>
          <w:noProof w:val="0"/>
          <w:sz w:val="24"/>
          <w:szCs w:val="24"/>
          <w:lang w:val="cs-CZ"/>
        </w:rPr>
      </w:pPr>
    </w:p>
    <w:p w:rsidR="00B17605" w:rsidP="0595E59D" w:rsidRDefault="009917E0" w14:paraId="202CF8EA" w14:textId="0280A8EB">
      <w:pPr>
        <w:pStyle w:val="Nadpis3"/>
        <w:keepNext w:val="1"/>
        <w:keepLines w:val="1"/>
        <w:rPr>
          <w:ins w:author="Ondřej Budín" w:date="2024-11-06T20:06:49.852Z" w16du:dateUtc="2024-11-06T20:06:49.852Z" w:id="1557148499"/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2F5496"/>
          <w:sz w:val="32"/>
          <w:szCs w:val="32"/>
          <w:lang w:val="cs-CZ"/>
        </w:rPr>
        <w:pPrChange w:author="Ondřej Budín" w:date="2024-11-06T20:07:03.196Z">
          <w:pPr/>
        </w:pPrChange>
      </w:pPr>
      <w:ins w:author="Ondřej Budín" w:date="2024-11-06T20:06:49.852Z" w:id="877101921">
        <w:r w:rsidRPr="0595E59D" w:rsidR="79255B3D">
          <w:rPr>
            <w:noProof w:val="0"/>
            <w:lang w:val="cs-CZ"/>
            <w:rPrChange w:author="Ondřej Budín" w:date="2024-11-06T20:07:03.195Z" w:id="946431030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F5496"/>
                <w:sz w:val="32"/>
                <w:szCs w:val="32"/>
                <w:lang w:val="cs-CZ"/>
              </w:rPr>
            </w:rPrChange>
          </w:rPr>
          <w:t>Základní rozvržení stránky</w:t>
        </w:r>
      </w:ins>
    </w:p>
    <w:p w:rsidR="00B17605" w:rsidP="0595E59D" w:rsidRDefault="009917E0" w14:paraId="1E2792DA" w14:textId="373686E0">
      <w:pPr>
        <w:rPr>
          <w:ins w:author="Ondřej Budín" w:date="2024-11-06T20:06:49.852Z" w16du:dateUtc="2024-11-06T20:06:49.852Z" w:id="1647063300"/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cs-CZ"/>
        </w:rPr>
        <w:pPrChange w:author="Ondřej Budín" w:date="2024-11-06T20:06:49.666Z">
          <w:pPr>
            <w:spacing w:before="0" w:beforeAutospacing="off" w:after="160" w:afterAutospacing="off"/>
          </w:pPr>
        </w:pPrChange>
      </w:pPr>
      <w:ins w:author="Ondřej Budín" w:date="2024-11-06T20:06:49.852Z" w:id="1071111091">
        <w:r w:rsidRPr="0595E59D" w:rsidR="79255B3D">
          <w:rPr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color w:val="000000" w:themeColor="text1" w:themeTint="FF" w:themeShade="FF"/>
            <w:sz w:val="22"/>
            <w:szCs w:val="22"/>
            <w:lang w:val="cs-CZ"/>
          </w:rPr>
          <w:t>Každá stránka projektu se skládá ze 3 částí:</w:t>
        </w:r>
      </w:ins>
    </w:p>
    <w:p w:rsidR="00B17605" w:rsidP="0595E59D" w:rsidRDefault="009917E0" w14:paraId="79DB95CB" w14:textId="06035E28">
      <w:pPr>
        <w:rPr>
          <w:ins w:author="Ondřej Budín" w:date="2024-11-06T20:06:49.852Z" w16du:dateUtc="2024-11-06T20:06:49.852Z" w:id="855996853"/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cs-CZ"/>
        </w:rPr>
        <w:pPrChange w:author="Ondřej Budín" w:date="2024-11-06T20:06:49.669Z">
          <w:pPr>
            <w:spacing w:before="0" w:beforeAutospacing="off" w:after="160" w:afterAutospacing="off"/>
          </w:pPr>
        </w:pPrChange>
      </w:pPr>
      <w:ins w:author="Ondřej Budín" w:date="2024-11-06T20:06:49.852Z" w:id="1114449083">
        <w:r w:rsidRPr="0595E59D" w:rsidR="79255B3D">
          <w:rPr>
            <w:rFonts w:ascii="Calibri" w:hAnsi="Calibri" w:eastAsia="Calibri" w:cs="Calibri"/>
            <w:b w:val="1"/>
            <w:bCs w:val="1"/>
            <w:i w:val="0"/>
            <w:iCs w:val="0"/>
            <w:caps w:val="0"/>
            <w:smallCaps w:val="0"/>
            <w:noProof w:val="0"/>
            <w:color w:val="000000" w:themeColor="text1" w:themeTint="FF" w:themeShade="FF"/>
            <w:sz w:val="22"/>
            <w:szCs w:val="22"/>
            <w:lang w:val="cs-CZ"/>
          </w:rPr>
          <w:t>Hlavička</w:t>
        </w:r>
        <w:r w:rsidRPr="0595E59D" w:rsidR="79255B3D">
          <w:rPr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color w:val="000000" w:themeColor="text1" w:themeTint="FF" w:themeShade="FF"/>
            <w:sz w:val="22"/>
            <w:szCs w:val="22"/>
            <w:lang w:val="cs-CZ"/>
          </w:rPr>
          <w:t xml:space="preserve"> – jednotná pro všechny stránky, v levé části logo časopisu, odkazy na stránku O nás</w:t>
        </w:r>
        <w:r w:rsidRPr="0595E59D" w:rsidR="79255B3D">
          <w:rPr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D13438"/>
            <w:sz w:val="22"/>
            <w:szCs w:val="22"/>
            <w:u w:val="single"/>
            <w:lang w:val="cs-CZ"/>
          </w:rPr>
          <w:t>*</w:t>
        </w:r>
        <w:r w:rsidRPr="0595E59D" w:rsidR="79255B3D">
          <w:rPr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color w:val="000000" w:themeColor="text1" w:themeTint="FF" w:themeShade="FF"/>
            <w:sz w:val="22"/>
            <w:szCs w:val="22"/>
            <w:lang w:val="cs-CZ"/>
          </w:rPr>
          <w:t xml:space="preserve"> a na stránku s jednotlivými čísly časopisu (Edice). Ve střední části je vyhledávací pole</w:t>
        </w:r>
        <w:r w:rsidRPr="0595E59D" w:rsidR="79255B3D">
          <w:rPr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D13438"/>
            <w:sz w:val="22"/>
            <w:szCs w:val="22"/>
            <w:u w:val="single"/>
            <w:lang w:val="cs-CZ"/>
          </w:rPr>
          <w:t>*</w:t>
        </w:r>
        <w:r w:rsidRPr="0595E59D" w:rsidR="79255B3D">
          <w:rPr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color w:val="000000" w:themeColor="text1" w:themeTint="FF" w:themeShade="FF"/>
            <w:sz w:val="22"/>
            <w:szCs w:val="22"/>
            <w:lang w:val="cs-CZ"/>
          </w:rPr>
          <w:t xml:space="preserve"> (pozn. </w:t>
        </w:r>
        <w:r w:rsidRPr="0595E59D" w:rsidR="79255B3D">
          <w:rPr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D13438"/>
            <w:sz w:val="22"/>
            <w:szCs w:val="22"/>
            <w:u w:val="single"/>
            <w:lang w:val="cs-CZ"/>
          </w:rPr>
          <w:t>*=</w:t>
        </w:r>
        <w:r w:rsidRPr="0595E59D" w:rsidR="79255B3D">
          <w:rPr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color w:val="000000" w:themeColor="text1" w:themeTint="FF" w:themeShade="FF"/>
            <w:sz w:val="22"/>
            <w:szCs w:val="22"/>
            <w:lang w:val="cs-CZ"/>
          </w:rPr>
          <w:t>momentálně není funkční – 1. sprint) V pravé části jsou odkazy pro přihlášení a pro registraci.</w:t>
        </w:r>
      </w:ins>
    </w:p>
    <w:p w:rsidR="00B17605" w:rsidP="0595E59D" w:rsidRDefault="009917E0" w14:paraId="12BD30C9" w14:textId="56381E5B">
      <w:pPr>
        <w:rPr>
          <w:ins w:author="Ondřej Budín" w:date="2024-11-06T20:06:49.852Z" w16du:dateUtc="2024-11-06T20:06:49.852Z" w:id="109091002"/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cs-CZ"/>
        </w:rPr>
        <w:pPrChange w:author="Ondřej Budín" w:date="2024-11-06T20:06:49.682Z">
          <w:pPr>
            <w:spacing w:before="0" w:beforeAutospacing="off" w:after="160" w:afterAutospacing="off"/>
          </w:pPr>
        </w:pPrChange>
      </w:pPr>
      <w:ins w:author="Ondřej Budín" w:date="2024-11-06T20:06:49.852Z" w:id="1584686389">
        <w:r w:rsidRPr="0595E59D" w:rsidR="79255B3D">
          <w:rPr>
            <w:rFonts w:ascii="Calibri" w:hAnsi="Calibri" w:eastAsia="Calibri" w:cs="Calibri"/>
            <w:b w:val="1"/>
            <w:bCs w:val="1"/>
            <w:i w:val="0"/>
            <w:iCs w:val="0"/>
            <w:caps w:val="0"/>
            <w:smallCaps w:val="0"/>
            <w:noProof w:val="0"/>
            <w:color w:val="000000" w:themeColor="text1" w:themeTint="FF" w:themeShade="FF"/>
            <w:sz w:val="22"/>
            <w:szCs w:val="22"/>
            <w:lang w:val="cs-CZ"/>
          </w:rPr>
          <w:t>Hlavní část</w:t>
        </w:r>
        <w:r w:rsidRPr="0595E59D" w:rsidR="79255B3D">
          <w:rPr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color w:val="000000" w:themeColor="text1" w:themeTint="FF" w:themeShade="FF"/>
            <w:sz w:val="22"/>
            <w:szCs w:val="22"/>
            <w:lang w:val="cs-CZ"/>
          </w:rPr>
          <w:t xml:space="preserve"> – různá pro každou stránku. Popsáno v samostatných sekcích.</w:t>
        </w:r>
      </w:ins>
    </w:p>
    <w:p w:rsidR="00B17605" w:rsidP="0595E59D" w:rsidRDefault="009917E0" w14:paraId="5565BB40" w14:textId="5FBC2B6E">
      <w:pPr>
        <w:rPr>
          <w:ins w:author="Ondřej Budín" w:date="2024-11-06T20:06:49.852Z" w16du:dateUtc="2024-11-06T20:06:49.852Z" w:id="1851232053"/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cs-CZ"/>
        </w:rPr>
        <w:pPrChange w:author="Ondřej Budín" w:date="2024-11-06T20:06:49.686Z">
          <w:pPr>
            <w:spacing w:before="0" w:beforeAutospacing="off" w:after="160" w:afterAutospacing="off"/>
          </w:pPr>
        </w:pPrChange>
      </w:pPr>
      <w:ins w:author="Ondřej Budín" w:date="2024-11-06T20:06:49.852Z" w:id="1595824502">
        <w:r w:rsidRPr="0595E59D" w:rsidR="79255B3D">
          <w:rPr>
            <w:rFonts w:ascii="Calibri" w:hAnsi="Calibri" w:eastAsia="Calibri" w:cs="Calibri"/>
            <w:b w:val="1"/>
            <w:bCs w:val="1"/>
            <w:i w:val="0"/>
            <w:iCs w:val="0"/>
            <w:caps w:val="0"/>
            <w:smallCaps w:val="0"/>
            <w:noProof w:val="0"/>
            <w:color w:val="000000" w:themeColor="text1" w:themeTint="FF" w:themeShade="FF"/>
            <w:sz w:val="22"/>
            <w:szCs w:val="22"/>
            <w:lang w:val="cs-CZ"/>
          </w:rPr>
          <w:t>Patička</w:t>
        </w:r>
        <w:r w:rsidRPr="0595E59D" w:rsidR="79255B3D">
          <w:rPr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color w:val="000000" w:themeColor="text1" w:themeTint="FF" w:themeShade="FF"/>
            <w:sz w:val="22"/>
            <w:szCs w:val="22"/>
            <w:lang w:val="cs-CZ"/>
          </w:rPr>
          <w:t xml:space="preserve"> – obsahuje informaci o tom, že jde o školní projekt, nikoliv reálné stránky časopisu.</w:t>
        </w:r>
      </w:ins>
    </w:p>
    <w:p w:rsidR="00B17605" w:rsidP="0595E59D" w:rsidRDefault="009917E0" w14:paraId="6F331BAD" w14:textId="5DEEEF14">
      <w:pPr>
        <w:pStyle w:val="Nadpis2"/>
        <w:keepNext w:val="1"/>
        <w:keepLines w:val="1"/>
        <w:spacing w:before="40" w:after="0"/>
        <w:rPr>
          <w:ins w:author="Ondřej Budín" w:date="2024-11-06T20:06:49.852Z" w16du:dateUtc="2024-11-06T20:06:49.852Z" w:id="239989817"/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2F5496"/>
          <w:sz w:val="26"/>
          <w:szCs w:val="26"/>
          <w:lang w:val="cs-CZ"/>
        </w:rPr>
        <w:pPrChange w:author="Ondřej Budín" w:date="2024-11-06T20:06:49.69Z">
          <w:pPr/>
        </w:pPrChange>
      </w:pPr>
      <w:ins w:author="Ondřej Budín" w:date="2024-11-06T20:06:49.852Z" w:id="1259800085">
        <w:r w:rsidRPr="0595E59D" w:rsidR="79255B3D">
          <w:rPr>
            <w:rFonts w:ascii="Calibri Light" w:hAnsi="Calibri Light" w:eastAsia="Calibri Light" w:cs="Calibri Light"/>
            <w:b w:val="0"/>
            <w:bCs w:val="0"/>
            <w:i w:val="0"/>
            <w:iCs w:val="0"/>
            <w:caps w:val="0"/>
            <w:smallCaps w:val="0"/>
            <w:noProof w:val="0"/>
            <w:color w:val="2F5496"/>
            <w:sz w:val="26"/>
            <w:szCs w:val="26"/>
            <w:lang w:val="cs-CZ"/>
          </w:rPr>
          <w:t>Index</w:t>
        </w:r>
      </w:ins>
    </w:p>
    <w:p w:rsidR="00B17605" w:rsidP="0595E59D" w:rsidRDefault="009917E0" w14:paraId="7798379A" w14:textId="33926DB1">
      <w:pPr>
        <w:rPr>
          <w:ins w:author="Ondřej Budín" w:date="2024-11-06T20:06:49.852Z" w16du:dateUtc="2024-11-06T20:06:49.852Z" w:id="976731374"/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cs-CZ"/>
        </w:rPr>
        <w:pPrChange w:author="Ondřej Budín" w:date="2024-11-06T20:06:49.695Z">
          <w:pPr>
            <w:spacing w:before="0" w:beforeAutospacing="off" w:after="160" w:afterAutospacing="off"/>
          </w:pPr>
        </w:pPrChange>
      </w:pPr>
      <w:ins w:author="Ondřej Budín" w:date="2024-11-06T20:06:49.852Z" w:id="178280941">
        <w:r w:rsidR="79255B3D">
          <w:drawing>
            <wp:inline wp14:editId="1BA34CAA" wp14:anchorId="221E2946">
              <wp:extent cx="5753098" cy="2800350"/>
              <wp:effectExtent l="0" t="0" r="0" b="0"/>
              <wp:docPr id="577935123" name="" title="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"/>
                      <pic:cNvPicPr/>
                    </pic:nvPicPr>
                    <pic:blipFill>
                      <a:blip r:embed="Rd3b5babd2e6a4465">
                        <a:extLst>
                          <a:ext xmlns:a="http://schemas.openxmlformats.org/drawingml/2006/main" uri="{28A0092B-C50C-407E-A947-70E740481C1C}">
                            <a14:useLocalDpi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53098" cy="28003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B17605" w:rsidP="0595E59D" w:rsidRDefault="009917E0" w14:paraId="00878FF6" w14:textId="1FCF3816">
      <w:pPr>
        <w:rPr>
          <w:ins w:author="Ondřej Budín" w:date="2024-11-06T20:06:49.852Z" w16du:dateUtc="2024-11-06T20:06:49.852Z" w:id="948782693"/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cs-CZ"/>
        </w:rPr>
        <w:pPrChange w:author="Ondřej Budín" w:date="2024-11-06T20:06:49.699Z">
          <w:pPr>
            <w:spacing w:before="0" w:beforeAutospacing="off" w:after="160" w:afterAutospacing="off"/>
          </w:pPr>
        </w:pPrChange>
      </w:pPr>
      <w:ins w:author="Ondřej Budín" w:date="2024-11-06T20:06:49.852Z" w:id="1832165089">
        <w:r w:rsidRPr="0595E59D" w:rsidR="79255B3D">
          <w:rPr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color w:val="000000" w:themeColor="text1" w:themeTint="FF" w:themeShade="FF"/>
            <w:sz w:val="22"/>
            <w:szCs w:val="22"/>
            <w:lang w:val="cs-CZ"/>
          </w:rPr>
          <w:t>Úvodní stránka, je-li bez parametru, zobrazuje aktuální vydání časopisu. Je-li zavolána s parametrem, zobrazí odpovídající vydání.</w:t>
        </w:r>
      </w:ins>
    </w:p>
    <w:p w:rsidR="00B17605" w:rsidP="0595E59D" w:rsidRDefault="009917E0" w14:paraId="2147921D" w14:textId="63E4CAE5">
      <w:pPr>
        <w:rPr>
          <w:ins w:author="Ondřej Budín" w:date="2024-11-06T20:06:49.852Z" w16du:dateUtc="2024-11-06T20:06:49.852Z" w:id="1786932246"/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cs-CZ"/>
        </w:rPr>
        <w:pPrChange w:author="Ondřej Budín" w:date="2024-11-06T20:06:49.703Z">
          <w:pPr>
            <w:spacing w:before="0" w:beforeAutospacing="off" w:after="160" w:afterAutospacing="off"/>
          </w:pPr>
        </w:pPrChange>
      </w:pPr>
      <w:ins w:author="Ondřej Budín" w:date="2024-11-06T20:06:49.852Z" w:id="1409926491">
        <w:r w:rsidRPr="0595E59D" w:rsidR="79255B3D">
          <w:rPr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color w:val="000000" w:themeColor="text1" w:themeTint="FF" w:themeShade="FF"/>
            <w:sz w:val="22"/>
            <w:szCs w:val="22"/>
            <w:lang w:val="cs-CZ"/>
          </w:rPr>
          <w:t>V horní části Název vydání, Redaktora, Datum vydání a Popisek k vydání.</w:t>
        </w:r>
        <w:r w:rsidRPr="0595E59D" w:rsidR="79255B3D">
          <w:rPr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D13438"/>
            <w:sz w:val="22"/>
            <w:szCs w:val="22"/>
            <w:u w:val="single"/>
            <w:lang w:val="cs-CZ"/>
          </w:rPr>
          <w:t xml:space="preserve"> (* Obrázek?)</w:t>
        </w:r>
      </w:ins>
    </w:p>
    <w:p w:rsidR="00B17605" w:rsidP="0595E59D" w:rsidRDefault="009917E0" w14:paraId="721F88A0" w14:textId="3BF3B371">
      <w:pPr>
        <w:rPr>
          <w:ins w:author="Ondřej Budín" w:date="2024-11-06T20:06:49.853Z" w16du:dateUtc="2024-11-06T20:06:49.853Z" w:id="236549518"/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cs-CZ"/>
        </w:rPr>
        <w:pPrChange w:author="Ondřej Budín" w:date="2024-11-06T20:06:49.709Z">
          <w:pPr>
            <w:spacing w:before="0" w:beforeAutospacing="off" w:after="160" w:afterAutospacing="off"/>
          </w:pPr>
        </w:pPrChange>
      </w:pPr>
      <w:ins w:author="Ondřej Budín" w:date="2024-11-06T20:06:49.853Z" w:id="993560459">
        <w:r w:rsidRPr="0595E59D" w:rsidR="79255B3D">
          <w:rPr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color w:val="000000" w:themeColor="text1" w:themeTint="FF" w:themeShade="FF"/>
            <w:sz w:val="22"/>
            <w:szCs w:val="22"/>
            <w:lang w:val="cs-CZ"/>
          </w:rPr>
          <w:t>Níže je náhled karet jednotlivých článků. Každá obsahuje Obrázek, Název článku, Autora, Datum vydání a Začátek textu.</w:t>
        </w:r>
      </w:ins>
    </w:p>
    <w:p w:rsidR="00B17605" w:rsidP="0595E59D" w:rsidRDefault="009917E0" w14:paraId="5FFFA109" w14:textId="0444D81D">
      <w:pPr>
        <w:rPr>
          <w:ins w:author="Ondřej Budín" w:date="2024-11-06T20:06:49.853Z" w16du:dateUtc="2024-11-06T20:06:49.853Z" w:id="1779020787"/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cs-CZ"/>
        </w:rPr>
        <w:pPrChange w:author="Ondřej Budín" w:date="2024-11-06T20:06:49.714Z">
          <w:pPr>
            <w:spacing w:before="0" w:beforeAutospacing="off" w:after="160" w:afterAutospacing="off"/>
          </w:pPr>
        </w:pPrChange>
      </w:pPr>
      <w:ins w:author="Ondřej Budín" w:date="2024-11-06T20:06:49.853Z" w:id="1622489564">
        <w:r w:rsidRPr="0595E59D" w:rsidR="79255B3D">
          <w:rPr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color w:val="000000" w:themeColor="text1" w:themeTint="FF" w:themeShade="FF"/>
            <w:sz w:val="22"/>
            <w:szCs w:val="22"/>
            <w:lang w:val="cs-CZ"/>
          </w:rPr>
          <w:t>Článek lze otevřít kliknutím na jeho obrázek nebo na text „více…“, který je v náhledu karty.</w:t>
        </w:r>
      </w:ins>
    </w:p>
    <w:p w:rsidR="00B17605" w:rsidP="0595E59D" w:rsidRDefault="009917E0" w14:paraId="02100F88" w14:textId="318FC9B3">
      <w:pPr>
        <w:pStyle w:val="Nadpis3"/>
        <w:keepNext w:val="1"/>
        <w:keepLines w:val="1"/>
        <w:rPr>
          <w:ins w:author="Ondřej Budín" w:date="2024-11-06T20:06:49.853Z" w16du:dateUtc="2024-11-06T20:06:49.853Z" w:id="973584172"/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2F5496"/>
          <w:sz w:val="26"/>
          <w:szCs w:val="26"/>
          <w:lang w:val="cs-CZ"/>
        </w:rPr>
        <w:pPrChange w:author="Ondřej Budín" w:date="2024-11-06T20:07:10.028Z">
          <w:pPr/>
        </w:pPrChange>
      </w:pPr>
      <w:ins w:author="Ondřej Budín" w:date="2024-11-06T20:06:49.853Z" w:id="977304820">
        <w:r w:rsidRPr="0595E59D" w:rsidR="79255B3D">
          <w:rPr>
            <w:noProof w:val="0"/>
            <w:lang w:val="cs-CZ"/>
            <w:rPrChange w:author="Ondřej Budín" w:date="2024-11-06T20:07:10.027Z" w:id="2125304414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F5496"/>
                <w:sz w:val="26"/>
                <w:szCs w:val="26"/>
                <w:lang w:val="cs-CZ"/>
              </w:rPr>
            </w:rPrChange>
          </w:rPr>
          <w:t>Článek</w:t>
        </w:r>
      </w:ins>
    </w:p>
    <w:p w:rsidR="00B17605" w:rsidP="0595E59D" w:rsidRDefault="009917E0" w14:paraId="62E9C822" w14:textId="0E354050">
      <w:pPr>
        <w:rPr>
          <w:ins w:author="Ondřej Budín" w:date="2024-11-06T20:06:49.853Z" w16du:dateUtc="2024-11-06T20:06:49.853Z" w:id="389515217"/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cs-CZ"/>
        </w:rPr>
        <w:pPrChange w:author="Ondřej Budín" w:date="2024-11-06T20:06:49.721Z">
          <w:pPr>
            <w:spacing w:before="0" w:beforeAutospacing="off" w:after="160" w:afterAutospacing="off"/>
          </w:pPr>
        </w:pPrChange>
      </w:pPr>
      <w:ins w:author="Ondřej Budín" w:date="2024-11-06T20:06:49.853Z" w:id="701784966">
        <w:r w:rsidR="79255B3D">
          <w:drawing>
            <wp:inline wp14:editId="750D1305" wp14:anchorId="4FBF5821">
              <wp:extent cx="5753098" cy="2838450"/>
              <wp:effectExtent l="0" t="0" r="0" b="0"/>
              <wp:docPr id="1313729638" name="" title="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"/>
                      <pic:cNvPicPr/>
                    </pic:nvPicPr>
                    <pic:blipFill>
                      <a:blip r:embed="Re23dd6f63dfc49f4">
                        <a:extLst>
                          <a:ext xmlns:a="http://schemas.openxmlformats.org/drawingml/2006/main" uri="{28A0092B-C50C-407E-A947-70E740481C1C}">
                            <a14:useLocalDpi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53098" cy="28384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B17605" w:rsidP="0595E59D" w:rsidRDefault="009917E0" w14:paraId="346F2AB9" w14:textId="39C7270B">
      <w:pPr>
        <w:rPr>
          <w:ins w:author="Ondřej Budín" w:date="2024-11-06T20:06:49.853Z" w16du:dateUtc="2024-11-06T20:06:49.853Z" w:id="1179639659"/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cs-CZ"/>
        </w:rPr>
        <w:pPrChange w:author="Ondřej Budín" w:date="2024-11-06T20:06:49.724Z">
          <w:pPr>
            <w:spacing w:before="0" w:beforeAutospacing="off" w:after="160" w:afterAutospacing="off"/>
          </w:pPr>
        </w:pPrChange>
      </w:pPr>
      <w:ins w:author="Ondřej Budín" w:date="2024-11-06T20:06:49.853Z" w:id="1652234195">
        <w:r w:rsidRPr="0595E59D" w:rsidR="79255B3D">
          <w:rPr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color w:val="000000" w:themeColor="text1" w:themeTint="FF" w:themeShade="FF"/>
            <w:sz w:val="22"/>
            <w:szCs w:val="22"/>
            <w:lang w:val="cs-CZ"/>
          </w:rPr>
          <w:t xml:space="preserve">Stránka konkrétního článku je vždy s parametrem. Článek </w:t>
        </w:r>
        <w:r w:rsidRPr="0595E59D" w:rsidR="79255B3D">
          <w:rPr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D13438"/>
            <w:sz w:val="22"/>
            <w:szCs w:val="22"/>
            <w:u w:val="single"/>
            <w:lang w:val="cs-CZ"/>
          </w:rPr>
          <w:t xml:space="preserve">je zobrazován s přihlédnutím ke svému v databázi definovanému stavu - všichni návštěvníci, včetně nepřihlášených </w:t>
        </w:r>
        <w:r w:rsidRPr="0595E59D" w:rsidR="79255B3D">
          <w:rPr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1"/>
            <w:noProof w:val="0"/>
            <w:color w:val="D13438"/>
            <w:sz w:val="22"/>
            <w:szCs w:val="22"/>
            <w:u w:val="none"/>
            <w:lang w:val="cs-CZ"/>
          </w:rPr>
          <w:t>může mít různý stav –</w:t>
        </w:r>
        <w:r w:rsidRPr="0595E59D" w:rsidR="79255B3D">
          <w:rPr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D13438"/>
            <w:sz w:val="22"/>
            <w:szCs w:val="22"/>
            <w:u w:val="single"/>
            <w:lang w:val="cs-CZ"/>
          </w:rPr>
          <w:t xml:space="preserve"> mohou vidět</w:t>
        </w:r>
        <w:r w:rsidRPr="0595E59D" w:rsidR="79255B3D">
          <w:rPr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color w:val="000000" w:themeColor="text1" w:themeTint="FF" w:themeShade="FF"/>
            <w:sz w:val="22"/>
            <w:szCs w:val="22"/>
            <w:lang w:val="cs-CZ"/>
          </w:rPr>
          <w:t xml:space="preserve"> </w:t>
        </w:r>
        <w:r w:rsidRPr="0595E59D" w:rsidR="79255B3D">
          <w:rPr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D13438"/>
            <w:sz w:val="22"/>
            <w:szCs w:val="22"/>
            <w:u w:val="single"/>
            <w:lang w:val="cs-CZ"/>
          </w:rPr>
          <w:t xml:space="preserve">článek </w:t>
        </w:r>
        <w:r w:rsidRPr="0595E59D" w:rsidR="79255B3D">
          <w:rPr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color w:val="000000" w:themeColor="text1" w:themeTint="FF" w:themeShade="FF"/>
            <w:sz w:val="22"/>
            <w:szCs w:val="22"/>
            <w:lang w:val="cs-CZ"/>
          </w:rPr>
          <w:t xml:space="preserve">pouze </w:t>
        </w:r>
        <w:r w:rsidRPr="0595E59D" w:rsidR="79255B3D">
          <w:rPr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D13438"/>
            <w:sz w:val="22"/>
            <w:szCs w:val="22"/>
            <w:u w:val="single"/>
            <w:lang w:val="cs-CZ"/>
          </w:rPr>
          <w:t>pokud je “</w:t>
        </w:r>
        <w:r w:rsidRPr="0595E59D" w:rsidR="79255B3D">
          <w:rPr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color w:val="000000" w:themeColor="text1" w:themeTint="FF" w:themeShade="FF"/>
            <w:sz w:val="22"/>
            <w:szCs w:val="22"/>
            <w:lang w:val="cs-CZ"/>
          </w:rPr>
          <w:t>Publikovaný</w:t>
        </w:r>
        <w:r w:rsidRPr="0595E59D" w:rsidR="79255B3D">
          <w:rPr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1"/>
            <w:noProof w:val="0"/>
            <w:color w:val="D13438"/>
            <w:sz w:val="22"/>
            <w:szCs w:val="22"/>
            <w:u w:val="none"/>
            <w:lang w:val="cs-CZ"/>
          </w:rPr>
          <w:t xml:space="preserve"> </w:t>
        </w:r>
        <w:r w:rsidRPr="0595E59D" w:rsidR="79255B3D">
          <w:rPr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D13438"/>
            <w:sz w:val="22"/>
            <w:szCs w:val="22"/>
            <w:u w:val="single"/>
            <w:lang w:val="cs-CZ"/>
          </w:rPr>
          <w:t>“</w:t>
        </w:r>
        <w:r w:rsidRPr="0595E59D" w:rsidR="79255B3D">
          <w:rPr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1"/>
            <w:noProof w:val="0"/>
            <w:color w:val="D13438"/>
            <w:sz w:val="22"/>
            <w:szCs w:val="22"/>
            <w:u w:val="none"/>
            <w:lang w:val="cs-CZ"/>
          </w:rPr>
          <w:t>článek mohou vidět všichni návštěvníci, včetně nepřihlášených</w:t>
        </w:r>
        <w:r w:rsidRPr="0595E59D" w:rsidR="79255B3D">
          <w:rPr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color w:val="000000" w:themeColor="text1" w:themeTint="FF" w:themeShade="FF"/>
            <w:sz w:val="22"/>
            <w:szCs w:val="22"/>
            <w:lang w:val="cs-CZ"/>
          </w:rPr>
          <w:t xml:space="preserve">. U ostatních článků je </w:t>
        </w:r>
        <w:r w:rsidRPr="0595E59D" w:rsidR="79255B3D">
          <w:rPr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1"/>
            <w:noProof w:val="0"/>
            <w:color w:val="D13438"/>
            <w:sz w:val="22"/>
            <w:szCs w:val="22"/>
            <w:u w:val="none"/>
            <w:lang w:val="cs-CZ"/>
          </w:rPr>
          <w:t xml:space="preserve">vždy </w:t>
        </w:r>
        <w:r w:rsidRPr="0595E59D" w:rsidR="79255B3D">
          <w:rPr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D13438"/>
            <w:sz w:val="22"/>
            <w:szCs w:val="22"/>
            <w:u w:val="single"/>
            <w:lang w:val="cs-CZ"/>
          </w:rPr>
          <w:t xml:space="preserve">zobrazování </w:t>
        </w:r>
        <w:r w:rsidRPr="0595E59D" w:rsidR="79255B3D">
          <w:rPr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color w:val="000000" w:themeColor="text1" w:themeTint="FF" w:themeShade="FF"/>
            <w:sz w:val="22"/>
            <w:szCs w:val="22"/>
            <w:lang w:val="cs-CZ"/>
          </w:rPr>
          <w:t>omezeno</w:t>
        </w:r>
        <w:r w:rsidRPr="0595E59D" w:rsidR="79255B3D">
          <w:rPr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1"/>
            <w:noProof w:val="0"/>
            <w:color w:val="D13438"/>
            <w:sz w:val="22"/>
            <w:szCs w:val="22"/>
            <w:u w:val="none"/>
            <w:lang w:val="cs-CZ"/>
          </w:rPr>
          <w:t>, kdo ho může vidět –</w:t>
        </w:r>
        <w:r w:rsidRPr="0595E59D" w:rsidR="79255B3D">
          <w:rPr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color w:val="000000" w:themeColor="text1" w:themeTint="FF" w:themeShade="FF"/>
            <w:sz w:val="22"/>
            <w:szCs w:val="22"/>
            <w:lang w:val="cs-CZ"/>
          </w:rPr>
          <w:t xml:space="preserve"> </w:t>
        </w:r>
        <w:r w:rsidRPr="0595E59D" w:rsidR="79255B3D">
          <w:rPr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D13438"/>
            <w:sz w:val="22"/>
            <w:szCs w:val="22"/>
            <w:u w:val="single"/>
            <w:lang w:val="cs-CZ"/>
          </w:rPr>
          <w:t xml:space="preserve">(což je </w:t>
        </w:r>
        <w:r w:rsidRPr="0595E59D" w:rsidR="79255B3D">
          <w:rPr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color w:val="000000" w:themeColor="text1" w:themeTint="FF" w:themeShade="FF"/>
            <w:sz w:val="22"/>
            <w:szCs w:val="22"/>
            <w:lang w:val="cs-CZ"/>
          </w:rPr>
          <w:t xml:space="preserve">řízeno </w:t>
        </w:r>
        <w:r w:rsidRPr="0595E59D" w:rsidR="79255B3D">
          <w:rPr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D13438"/>
            <w:sz w:val="22"/>
            <w:szCs w:val="22"/>
            <w:u w:val="single"/>
            <w:lang w:val="cs-CZ"/>
          </w:rPr>
          <w:t xml:space="preserve">přímo databázovou funkcí </w:t>
        </w:r>
        <w:r w:rsidRPr="0595E59D" w:rsidR="79255B3D">
          <w:rPr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1"/>
            <w:noProof w:val="0"/>
            <w:color w:val="D13438"/>
            <w:sz w:val="22"/>
            <w:szCs w:val="22"/>
            <w:u w:val="none"/>
            <w:lang w:val="cs-CZ"/>
          </w:rPr>
          <w:t>databázově</w:t>
        </w:r>
        <w:r w:rsidRPr="0595E59D" w:rsidR="79255B3D">
          <w:rPr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color w:val="000000" w:themeColor="text1" w:themeTint="FF" w:themeShade="FF"/>
            <w:sz w:val="22"/>
            <w:szCs w:val="22"/>
            <w:lang w:val="cs-CZ"/>
          </w:rPr>
          <w:t xml:space="preserve"> dle přihlášeného uživatele</w:t>
        </w:r>
        <w:r w:rsidRPr="0595E59D" w:rsidR="79255B3D">
          <w:rPr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D13438"/>
            <w:sz w:val="22"/>
            <w:szCs w:val="22"/>
            <w:u w:val="single"/>
            <w:lang w:val="cs-CZ"/>
          </w:rPr>
          <w:t>)</w:t>
        </w:r>
        <w:r w:rsidRPr="0595E59D" w:rsidR="79255B3D">
          <w:rPr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color w:val="000000" w:themeColor="text1" w:themeTint="FF" w:themeShade="FF"/>
            <w:sz w:val="22"/>
            <w:szCs w:val="22"/>
            <w:lang w:val="cs-CZ"/>
          </w:rPr>
          <w:t>.</w:t>
        </w:r>
      </w:ins>
    </w:p>
    <w:p w:rsidR="00B17605" w:rsidP="0595E59D" w:rsidRDefault="009917E0" w14:paraId="3FEA870E" w14:textId="087BC342">
      <w:pPr>
        <w:rPr>
          <w:ins w:author="Ondřej Budín" w:date="2024-11-06T20:06:49.853Z" w16du:dateUtc="2024-11-06T20:06:49.853Z" w:id="1881924813"/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cs-CZ"/>
        </w:rPr>
        <w:pPrChange w:author="Ondřej Budín" w:date="2024-11-06T20:06:49.763Z">
          <w:pPr>
            <w:spacing w:before="0" w:beforeAutospacing="off" w:after="160" w:afterAutospacing="off"/>
          </w:pPr>
        </w:pPrChange>
      </w:pPr>
      <w:ins w:author="Ondřej Budín" w:date="2024-11-06T20:06:49.853Z" w:id="2116308386">
        <w:r w:rsidRPr="0595E59D" w:rsidR="79255B3D">
          <w:rPr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color w:val="000000" w:themeColor="text1" w:themeTint="FF" w:themeShade="FF"/>
            <w:sz w:val="22"/>
            <w:szCs w:val="22"/>
            <w:lang w:val="cs-CZ"/>
          </w:rPr>
          <w:t>Článek vždy obsahuje Obrázek, pod ním Název, Datum vydání, Text a Jména autorů. Pod článkem jsou ovládací prvky pro přesun na předchozí či následující článek a pro vstup do diskuze. Přesun na předchozí/následující článek respektuje práva uživatele, tedy posune na nejbližší předchozí/následující článek, který uživatel má právo vidět.</w:t>
        </w:r>
      </w:ins>
    </w:p>
    <w:p w:rsidR="00B17605" w:rsidP="0595E59D" w:rsidRDefault="009917E0" w14:paraId="00B33BFA" w14:textId="1B88777D">
      <w:pPr>
        <w:pStyle w:val="Nadpis3"/>
        <w:keepNext w:val="1"/>
        <w:keepLines w:val="1"/>
        <w:rPr>
          <w:ins w:author="Ondřej Budín" w:date="2024-11-06T20:07:40.23Z" w16du:dateUtc="2024-11-06T20:07:40.23Z" w:id="371743016"/>
          <w:noProof w:val="0"/>
          <w:lang w:val="cs-CZ"/>
        </w:rPr>
      </w:pPr>
    </w:p>
    <w:p w:rsidR="00B17605" w:rsidP="0595E59D" w:rsidRDefault="009917E0" w14:paraId="5AAF2201" w14:textId="66BBAA14">
      <w:pPr>
        <w:pStyle w:val="Nadpis3"/>
        <w:keepNext w:val="1"/>
        <w:keepLines w:val="1"/>
        <w:rPr>
          <w:ins w:author="Ondřej Budín" w:date="2024-11-06T20:06:49.853Z" w16du:dateUtc="2024-11-06T20:06:49.853Z" w:id="1781970220"/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2F5496"/>
          <w:sz w:val="26"/>
          <w:szCs w:val="26"/>
          <w:lang w:val="cs-CZ"/>
        </w:rPr>
        <w:pPrChange w:author="Ondřej Budín" w:date="2024-11-06T20:07:13.916Z">
          <w:pPr/>
        </w:pPrChange>
      </w:pPr>
      <w:ins w:author="Ondřej Budín" w:date="2024-11-06T20:06:49.853Z" w:id="314982762">
        <w:r w:rsidRPr="0595E59D" w:rsidR="79255B3D">
          <w:rPr>
            <w:noProof w:val="0"/>
            <w:lang w:val="cs-CZ"/>
            <w:rPrChange w:author="Ondřej Budín" w:date="2024-11-06T20:07:13.916Z" w:id="1127889562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F5496"/>
                <w:sz w:val="26"/>
                <w:szCs w:val="26"/>
                <w:lang w:val="cs-CZ"/>
              </w:rPr>
            </w:rPrChange>
          </w:rPr>
          <w:t>Edice</w:t>
        </w:r>
      </w:ins>
    </w:p>
    <w:p w:rsidR="00B17605" w:rsidP="0595E59D" w:rsidRDefault="009917E0" w14:paraId="341F4B35" w14:textId="41AE6C60">
      <w:pPr>
        <w:rPr>
          <w:ins w:author="Ondřej Budín" w:date="2024-11-06T20:06:49.853Z" w16du:dateUtc="2024-11-06T20:06:49.853Z" w:id="1990121093"/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cs-CZ"/>
        </w:rPr>
        <w:pPrChange w:author="Ondřej Budín" w:date="2024-11-06T20:06:49.771Z">
          <w:pPr>
            <w:spacing w:before="0" w:beforeAutospacing="off" w:after="160" w:afterAutospacing="off"/>
          </w:pPr>
        </w:pPrChange>
      </w:pPr>
      <w:ins w:author="Ondřej Budín" w:date="2024-11-06T20:06:49.853Z" w:id="92962086">
        <w:r w:rsidR="79255B3D">
          <w:drawing>
            <wp:inline wp14:editId="3F4B99E8" wp14:anchorId="0680A7CF">
              <wp:extent cx="5753098" cy="2838450"/>
              <wp:effectExtent l="0" t="0" r="0" b="0"/>
              <wp:docPr id="1164390796" name="" title="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"/>
                      <pic:cNvPicPr/>
                    </pic:nvPicPr>
                    <pic:blipFill>
                      <a:blip r:embed="R35315d54178c4a5a">
                        <a:extLst>
                          <a:ext xmlns:a="http://schemas.openxmlformats.org/drawingml/2006/main" uri="{28A0092B-C50C-407E-A947-70E740481C1C}">
                            <a14:useLocalDpi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53098" cy="28384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B17605" w:rsidP="0595E59D" w:rsidRDefault="009917E0" w14:paraId="4D2D52C9" w14:textId="1A77C900">
      <w:pPr>
        <w:rPr>
          <w:ins w:author="Ondřej Budín" w:date="2024-11-06T20:06:49.853Z" w16du:dateUtc="2024-11-06T20:06:49.853Z" w:id="405904345"/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cs-CZ"/>
        </w:rPr>
        <w:pPrChange w:author="Ondřej Budín" w:date="2024-11-06T20:06:49.774Z">
          <w:pPr>
            <w:spacing w:before="0" w:beforeAutospacing="off" w:after="160" w:afterAutospacing="off"/>
          </w:pPr>
        </w:pPrChange>
      </w:pPr>
      <w:ins w:author="Ondřej Budín" w:date="2024-11-06T20:06:49.853Z" w:id="901591550">
        <w:r w:rsidRPr="0595E59D" w:rsidR="79255B3D">
          <w:rPr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color w:val="000000" w:themeColor="text1" w:themeTint="FF" w:themeShade="FF"/>
            <w:sz w:val="22"/>
            <w:szCs w:val="22"/>
            <w:lang w:val="cs-CZ"/>
          </w:rPr>
          <w:t>Stránka Edice nemá žádný parametr. Obsahuje seznam jednotlivých vydání časopisu. Seznam je zpracování formou karet obsahujících Obrázek, Název, Redaktora, Datum vydání a Popisek k vydání.</w:t>
        </w:r>
      </w:ins>
    </w:p>
    <w:p w:rsidR="00B17605" w:rsidP="0595E59D" w:rsidRDefault="009917E0" w14:paraId="0D3BEF00" w14:textId="3DAB1A33">
      <w:pPr>
        <w:rPr>
          <w:ins w:author="Ondřej Budín" w:date="2024-11-06T20:06:49.853Z" w16du:dateUtc="2024-11-06T20:06:49.853Z" w:id="1599447839"/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cs-CZ"/>
        </w:rPr>
        <w:pPrChange w:author="Ondřej Budín" w:date="2024-11-06T20:06:49.777Z">
          <w:pPr>
            <w:spacing w:before="0" w:beforeAutospacing="off" w:after="160" w:afterAutospacing="off"/>
          </w:pPr>
        </w:pPrChange>
      </w:pPr>
    </w:p>
    <w:p w:rsidR="00B17605" w:rsidP="0595E59D" w:rsidRDefault="009917E0" w14:paraId="34165923" w14:textId="3CBE7F20">
      <w:pPr>
        <w:rPr>
          <w:ins w:author="Ondřej Budín" w:date="2024-11-06T20:00:14.536Z" w16du:dateUtc="2024-11-06T20:00:14.536Z" w:id="1809398834"/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cs-CZ"/>
        </w:rPr>
        <w:pPrChange w:author="Ondřej Budín" w:date="2024-11-06T20:06:49.78Z">
          <w:pPr>
            <w:spacing w:before="0" w:beforeAutospacing="off" w:after="160" w:afterAutospacing="off"/>
          </w:pPr>
        </w:pPrChange>
      </w:pPr>
    </w:p>
    <w:p w:rsidR="00B17605" w:rsidP="0595E59D" w:rsidRDefault="009917E0" w14:paraId="08FEB115" w14:textId="0CA2A47C">
      <w:pPr>
        <w:pStyle w:val="Normln"/>
      </w:pPr>
    </w:p>
    <w:sectPr w:rsidR="00B17605"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15">
    <w:nsid w:val="ea0ec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16d7fc4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323a91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22641ba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1f666aa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337ee7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0A60FF0"/>
    <w:multiLevelType w:val="multilevel"/>
    <w:tmpl w:val="5B02E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085F5F29"/>
    <w:multiLevelType w:val="multilevel"/>
    <w:tmpl w:val="0660D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2C840553"/>
    <w:multiLevelType w:val="multilevel"/>
    <w:tmpl w:val="BD6ED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2D1248C9"/>
    <w:multiLevelType w:val="multilevel"/>
    <w:tmpl w:val="387E8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2E361164"/>
    <w:multiLevelType w:val="multilevel"/>
    <w:tmpl w:val="9E605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3A004B64"/>
    <w:multiLevelType w:val="multilevel"/>
    <w:tmpl w:val="E9167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 w15:restartNumberingAfterBreak="0">
    <w:nsid w:val="3FDD52CB"/>
    <w:multiLevelType w:val="multilevel"/>
    <w:tmpl w:val="18AE5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632978B2"/>
    <w:multiLevelType w:val="multilevel"/>
    <w:tmpl w:val="3C6AF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6F8814DA"/>
    <w:multiLevelType w:val="multilevel"/>
    <w:tmpl w:val="3474B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 w15:restartNumberingAfterBreak="0">
    <w:nsid w:val="723C2CF0"/>
    <w:multiLevelType w:val="multilevel"/>
    <w:tmpl w:val="67688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" w16cid:durableId="954751696">
    <w:abstractNumId w:val="9"/>
  </w:num>
  <w:num w:numId="2" w16cid:durableId="667057471">
    <w:abstractNumId w:val="2"/>
  </w:num>
  <w:num w:numId="3" w16cid:durableId="76758360">
    <w:abstractNumId w:val="7"/>
  </w:num>
  <w:num w:numId="4" w16cid:durableId="1824852030">
    <w:abstractNumId w:val="3"/>
  </w:num>
  <w:num w:numId="5" w16cid:durableId="1402487738">
    <w:abstractNumId w:val="0"/>
  </w:num>
  <w:num w:numId="6" w16cid:durableId="341014040">
    <w:abstractNumId w:val="5"/>
  </w:num>
  <w:num w:numId="7" w16cid:durableId="111094344">
    <w:abstractNumId w:val="8"/>
  </w:num>
  <w:num w:numId="8" w16cid:durableId="1488663819">
    <w:abstractNumId w:val="6"/>
  </w:num>
  <w:num w:numId="9" w16cid:durableId="2017419291">
    <w:abstractNumId w:val="4"/>
  </w:num>
  <w:num w:numId="10" w16cid:durableId="11662809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tru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A06"/>
    <w:rsid w:val="00147704"/>
    <w:rsid w:val="003B19DD"/>
    <w:rsid w:val="00497467"/>
    <w:rsid w:val="00502F53"/>
    <w:rsid w:val="006F2A18"/>
    <w:rsid w:val="00755A06"/>
    <w:rsid w:val="00872990"/>
    <w:rsid w:val="008C108B"/>
    <w:rsid w:val="009917E0"/>
    <w:rsid w:val="00A24A34"/>
    <w:rsid w:val="00B17605"/>
    <w:rsid w:val="00C65C21"/>
    <w:rsid w:val="00C67B98"/>
    <w:rsid w:val="00C819BA"/>
    <w:rsid w:val="00CB0F6E"/>
    <w:rsid w:val="00CE163C"/>
    <w:rsid w:val="00E23FFB"/>
    <w:rsid w:val="01402735"/>
    <w:rsid w:val="03B48447"/>
    <w:rsid w:val="0418101F"/>
    <w:rsid w:val="052C1DC7"/>
    <w:rsid w:val="0595E59D"/>
    <w:rsid w:val="0671D94F"/>
    <w:rsid w:val="0790AD0A"/>
    <w:rsid w:val="0831250B"/>
    <w:rsid w:val="08DB1844"/>
    <w:rsid w:val="0BC6BCAB"/>
    <w:rsid w:val="0EE04696"/>
    <w:rsid w:val="1101C6B0"/>
    <w:rsid w:val="1264173E"/>
    <w:rsid w:val="1394E429"/>
    <w:rsid w:val="139F4E48"/>
    <w:rsid w:val="17BF68DC"/>
    <w:rsid w:val="17D6D160"/>
    <w:rsid w:val="19AA5C23"/>
    <w:rsid w:val="1D804E9D"/>
    <w:rsid w:val="1DDEE391"/>
    <w:rsid w:val="1E62469B"/>
    <w:rsid w:val="1F2BFBCA"/>
    <w:rsid w:val="214252E4"/>
    <w:rsid w:val="21647F6E"/>
    <w:rsid w:val="223CDF23"/>
    <w:rsid w:val="24AF6536"/>
    <w:rsid w:val="25706E6C"/>
    <w:rsid w:val="30C01EDE"/>
    <w:rsid w:val="326106F0"/>
    <w:rsid w:val="35A9FBE7"/>
    <w:rsid w:val="36F36EE6"/>
    <w:rsid w:val="399101B3"/>
    <w:rsid w:val="3B3BF1ED"/>
    <w:rsid w:val="3EA0CB95"/>
    <w:rsid w:val="3F045CA1"/>
    <w:rsid w:val="43097A22"/>
    <w:rsid w:val="43A258F6"/>
    <w:rsid w:val="44964C5A"/>
    <w:rsid w:val="458B4976"/>
    <w:rsid w:val="46846940"/>
    <w:rsid w:val="477275F6"/>
    <w:rsid w:val="47E9AEEA"/>
    <w:rsid w:val="4A3F030E"/>
    <w:rsid w:val="4A7F0A98"/>
    <w:rsid w:val="4B44FCE7"/>
    <w:rsid w:val="4B788A4B"/>
    <w:rsid w:val="4B964734"/>
    <w:rsid w:val="4BEC30DA"/>
    <w:rsid w:val="4CE7B007"/>
    <w:rsid w:val="4EB4604B"/>
    <w:rsid w:val="4EC1CE24"/>
    <w:rsid w:val="4EF473C0"/>
    <w:rsid w:val="519B96B6"/>
    <w:rsid w:val="51BA8390"/>
    <w:rsid w:val="51D1C866"/>
    <w:rsid w:val="53B4B094"/>
    <w:rsid w:val="55675841"/>
    <w:rsid w:val="55A8A7C7"/>
    <w:rsid w:val="55EA1668"/>
    <w:rsid w:val="585FE00F"/>
    <w:rsid w:val="5B293E72"/>
    <w:rsid w:val="5D1F8C3E"/>
    <w:rsid w:val="5E2AF963"/>
    <w:rsid w:val="5E476B2B"/>
    <w:rsid w:val="6217E7FC"/>
    <w:rsid w:val="62F4AE10"/>
    <w:rsid w:val="635947B7"/>
    <w:rsid w:val="63639B7F"/>
    <w:rsid w:val="65CE3391"/>
    <w:rsid w:val="66D16716"/>
    <w:rsid w:val="6824DA88"/>
    <w:rsid w:val="68BC285B"/>
    <w:rsid w:val="69CB4588"/>
    <w:rsid w:val="69EB137E"/>
    <w:rsid w:val="7068FF00"/>
    <w:rsid w:val="741DA5BF"/>
    <w:rsid w:val="747CB825"/>
    <w:rsid w:val="767C9220"/>
    <w:rsid w:val="77009F90"/>
    <w:rsid w:val="775D7319"/>
    <w:rsid w:val="78CE55BD"/>
    <w:rsid w:val="79255B3D"/>
    <w:rsid w:val="79C44DA1"/>
    <w:rsid w:val="7A4F00DF"/>
    <w:rsid w:val="7C20AAAC"/>
    <w:rsid w:val="7C52883C"/>
    <w:rsid w:val="7D33DE79"/>
    <w:rsid w:val="7D827E67"/>
    <w:rsid w:val="7E0663C7"/>
    <w:rsid w:val="7F845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3315AA"/>
  <w15:chartTrackingRefBased/>
  <w15:docId w15:val="{6885DD91-B04D-4A33-B504-CB0526A82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ln" w:default="1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755A06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755A06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755A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755A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755A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755A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755A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755A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755A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Standardnpsmoodstavce" w:default="1">
    <w:name w:val="Default Paragraph Font"/>
    <w:uiPriority w:val="1"/>
    <w:semiHidden/>
    <w:unhideWhenUsed/>
  </w:style>
  <w:style w:type="table" w:styleId="Normlntabulka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Bezseznamu" w:default="1">
    <w:name w:val="No List"/>
    <w:uiPriority w:val="99"/>
    <w:semiHidden/>
    <w:unhideWhenUsed/>
  </w:style>
  <w:style w:type="character" w:styleId="Nadpis1Char" w:customStyle="1">
    <w:name w:val="Nadpis 1 Char"/>
    <w:basedOn w:val="Standardnpsmoodstavce"/>
    <w:link w:val="Nadpis1"/>
    <w:uiPriority w:val="9"/>
    <w:rsid w:val="00755A06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Nadpis2Char" w:customStyle="1">
    <w:name w:val="Nadpis 2 Char"/>
    <w:basedOn w:val="Standardnpsmoodstavce"/>
    <w:link w:val="Nadpis2"/>
    <w:uiPriority w:val="9"/>
    <w:rsid w:val="00755A06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Nadpis3Char" w:customStyle="1">
    <w:name w:val="Nadpis 3 Char"/>
    <w:basedOn w:val="Standardnpsmoodstavce"/>
    <w:link w:val="Nadpis3"/>
    <w:uiPriority w:val="9"/>
    <w:semiHidden/>
    <w:rsid w:val="00755A06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Nadpis4Char" w:customStyle="1">
    <w:name w:val="Nadpis 4 Char"/>
    <w:basedOn w:val="Standardnpsmoodstavce"/>
    <w:link w:val="Nadpis4"/>
    <w:uiPriority w:val="9"/>
    <w:semiHidden/>
    <w:rsid w:val="00755A06"/>
    <w:rPr>
      <w:rFonts w:eastAsiaTheme="majorEastAsia" w:cstheme="majorBidi"/>
      <w:i/>
      <w:iCs/>
      <w:color w:val="0F4761" w:themeColor="accent1" w:themeShade="BF"/>
    </w:rPr>
  </w:style>
  <w:style w:type="character" w:styleId="Nadpis5Char" w:customStyle="1">
    <w:name w:val="Nadpis 5 Char"/>
    <w:basedOn w:val="Standardnpsmoodstavce"/>
    <w:link w:val="Nadpis5"/>
    <w:uiPriority w:val="9"/>
    <w:semiHidden/>
    <w:rsid w:val="00755A06"/>
    <w:rPr>
      <w:rFonts w:eastAsiaTheme="majorEastAsia" w:cstheme="majorBidi"/>
      <w:color w:val="0F4761" w:themeColor="accent1" w:themeShade="BF"/>
    </w:rPr>
  </w:style>
  <w:style w:type="character" w:styleId="Nadpis6Char" w:customStyle="1">
    <w:name w:val="Nadpis 6 Char"/>
    <w:basedOn w:val="Standardnpsmoodstavce"/>
    <w:link w:val="Nadpis6"/>
    <w:uiPriority w:val="9"/>
    <w:semiHidden/>
    <w:rsid w:val="00755A06"/>
    <w:rPr>
      <w:rFonts w:eastAsiaTheme="majorEastAsia" w:cstheme="majorBidi"/>
      <w:i/>
      <w:iCs/>
      <w:color w:val="595959" w:themeColor="text1" w:themeTint="A6"/>
    </w:rPr>
  </w:style>
  <w:style w:type="character" w:styleId="Nadpis7Char" w:customStyle="1">
    <w:name w:val="Nadpis 7 Char"/>
    <w:basedOn w:val="Standardnpsmoodstavce"/>
    <w:link w:val="Nadpis7"/>
    <w:uiPriority w:val="9"/>
    <w:semiHidden/>
    <w:rsid w:val="00755A06"/>
    <w:rPr>
      <w:rFonts w:eastAsiaTheme="majorEastAsia" w:cstheme="majorBidi"/>
      <w:color w:val="595959" w:themeColor="text1" w:themeTint="A6"/>
    </w:rPr>
  </w:style>
  <w:style w:type="character" w:styleId="Nadpis8Char" w:customStyle="1">
    <w:name w:val="Nadpis 8 Char"/>
    <w:basedOn w:val="Standardnpsmoodstavce"/>
    <w:link w:val="Nadpis8"/>
    <w:uiPriority w:val="9"/>
    <w:semiHidden/>
    <w:rsid w:val="00755A06"/>
    <w:rPr>
      <w:rFonts w:eastAsiaTheme="majorEastAsia" w:cstheme="majorBidi"/>
      <w:i/>
      <w:iCs/>
      <w:color w:val="272727" w:themeColor="text1" w:themeTint="D8"/>
    </w:rPr>
  </w:style>
  <w:style w:type="character" w:styleId="Nadpis9Char" w:customStyle="1">
    <w:name w:val="Nadpis 9 Char"/>
    <w:basedOn w:val="Standardnpsmoodstavce"/>
    <w:link w:val="Nadpis9"/>
    <w:uiPriority w:val="9"/>
    <w:semiHidden/>
    <w:rsid w:val="00755A06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755A06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NzevChar" w:customStyle="1">
    <w:name w:val="Název Char"/>
    <w:basedOn w:val="Standardnpsmoodstavce"/>
    <w:link w:val="Nzev"/>
    <w:uiPriority w:val="10"/>
    <w:rsid w:val="00755A06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755A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PodnadpisChar" w:customStyle="1">
    <w:name w:val="Podnadpis Char"/>
    <w:basedOn w:val="Standardnpsmoodstavce"/>
    <w:link w:val="Podnadpis"/>
    <w:uiPriority w:val="11"/>
    <w:rsid w:val="00755A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755A06"/>
    <w:pPr>
      <w:spacing w:before="160"/>
      <w:jc w:val="center"/>
    </w:pPr>
    <w:rPr>
      <w:i/>
      <w:iCs/>
      <w:color w:val="404040" w:themeColor="text1" w:themeTint="BF"/>
    </w:rPr>
  </w:style>
  <w:style w:type="character" w:styleId="CittChar" w:customStyle="1">
    <w:name w:val="Citát Char"/>
    <w:basedOn w:val="Standardnpsmoodstavce"/>
    <w:link w:val="Citt"/>
    <w:uiPriority w:val="29"/>
    <w:rsid w:val="00755A06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755A06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755A06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755A06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VrazncittChar" w:customStyle="1">
    <w:name w:val="Výrazný citát Char"/>
    <w:basedOn w:val="Standardnpsmoodstavce"/>
    <w:link w:val="Vrazncitt"/>
    <w:uiPriority w:val="30"/>
    <w:rsid w:val="00755A06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755A06"/>
    <w:rPr>
      <w:b/>
      <w:bCs/>
      <w:smallCaps/>
      <w:color w:val="0F4761" w:themeColor="accent1" w:themeShade="BF"/>
      <w:spacing w:val="5"/>
    </w:rPr>
  </w:style>
  <w:style w:type="paragraph" w:styleId="Bezmezer">
    <w:name w:val="No Spacing"/>
    <w:uiPriority w:val="1"/>
    <w:qFormat/>
    <w:rsid w:val="0087299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88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1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53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759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25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53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9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4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16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95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74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08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12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83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38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05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441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0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26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8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557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42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0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22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954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00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6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01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605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15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46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10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09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83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65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915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51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46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92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417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11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53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0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41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605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3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21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69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788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7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9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20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45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4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4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901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07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71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70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512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93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68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38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15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99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3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75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5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9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32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7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22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22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2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0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546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5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81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46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09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444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14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1.xml" Id="rId8" /><Relationship Type="http://schemas.openxmlformats.org/officeDocument/2006/relationships/settings" Target="settings.xml" Id="rId3" /><Relationship Type="http://schemas.openxmlformats.org/officeDocument/2006/relationships/theme" Target="theme/theme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6" /><Relationship Type="http://schemas.openxmlformats.org/officeDocument/2006/relationships/customXml" Target="../customXml/item3.xml" Id="rId10" /><Relationship Type="http://schemas.openxmlformats.org/officeDocument/2006/relationships/webSettings" Target="webSettings.xml" Id="rId4" /><Relationship Type="http://schemas.openxmlformats.org/officeDocument/2006/relationships/customXml" Target="../customXml/item2.xml" Id="rId9" /><Relationship Type="http://schemas.openxmlformats.org/officeDocument/2006/relationships/image" Target="/media/image2.jpg" Id="Rf72e2957be8e4b94" /><Relationship Type="http://schemas.openxmlformats.org/officeDocument/2006/relationships/image" Target="/media/image.png" Id="Rfab8e2e8a9394abc" /><Relationship Type="http://schemas.openxmlformats.org/officeDocument/2006/relationships/image" Target="/media/image2.png" Id="R246f120012eb4bb7" /><Relationship Type="http://schemas.openxmlformats.org/officeDocument/2006/relationships/image" Target="/media/image3.png" Id="Rd3b5babd2e6a4465" /><Relationship Type="http://schemas.openxmlformats.org/officeDocument/2006/relationships/image" Target="/media/image4.png" Id="Re23dd6f63dfc49f4" /><Relationship Type="http://schemas.openxmlformats.org/officeDocument/2006/relationships/image" Target="/media/image5.png" Id="R35315d54178c4a5a" 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5DB3CCC35C10A4798A2199AE2F61B6A" ma:contentTypeVersion="10" ma:contentTypeDescription="Vytvoří nový dokument" ma:contentTypeScope="" ma:versionID="7b3e4645b532933455b752adddcf2820">
  <xsd:schema xmlns:xsd="http://www.w3.org/2001/XMLSchema" xmlns:xs="http://www.w3.org/2001/XMLSchema" xmlns:p="http://schemas.microsoft.com/office/2006/metadata/properties" xmlns:ns2="3596fcb8-5e7a-41d7-b43a-dec2173c77c4" targetNamespace="http://schemas.microsoft.com/office/2006/metadata/properties" ma:root="true" ma:fieldsID="d29665c30b549cf01cc1fbb63b41a0d8" ns2:_="">
    <xsd:import namespace="3596fcb8-5e7a-41d7-b43a-dec2173c77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96fcb8-5e7a-41d7-b43a-dec2173c77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Značky obrázků" ma:readOnly="false" ma:fieldId="{5cf76f15-5ced-4ddc-b409-7134ff3c332f}" ma:taxonomyMulti="true" ma:sspId="cb784d73-6f6f-43ea-b94e-4dafa8f9a76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596fcb8-5e7a-41d7-b43a-dec2173c77c4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25AC4F5-07B2-42F4-BB1C-C650C69A96E8}"/>
</file>

<file path=customXml/itemProps2.xml><?xml version="1.0" encoding="utf-8"?>
<ds:datastoreItem xmlns:ds="http://schemas.openxmlformats.org/officeDocument/2006/customXml" ds:itemID="{F1B65510-F459-4FA0-B885-72B92839628C}"/>
</file>

<file path=customXml/itemProps3.xml><?xml version="1.0" encoding="utf-8"?>
<ds:datastoreItem xmlns:ds="http://schemas.openxmlformats.org/officeDocument/2006/customXml" ds:itemID="{5C2ED6F4-F583-48A0-AD6E-408C9F872E4F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Ondřej Budín</dc:creator>
  <keywords/>
  <dc:description/>
  <lastModifiedBy>Ondřej Budín</lastModifiedBy>
  <revision>8</revision>
  <dcterms:created xsi:type="dcterms:W3CDTF">2024-10-26T20:24:00.0000000Z</dcterms:created>
  <dcterms:modified xsi:type="dcterms:W3CDTF">2024-11-06T20:08:50.6693979Z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0x01010015DB3CCC35C10A4798A2199AE2F61B6A</vt:lpwstr>
  </property>
  <property fmtid="{D5CDD505-2E9C-101B-9397-08002B2CF9AE}" pid="3" name="MediaServiceImageTags">
    <vt:lpwstr/>
  </property>
</Properties>
</file>